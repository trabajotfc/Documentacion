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F75" w:rsidRDefault="00DD0F75">
      <w:pPr>
        <w:jc w:val="center"/>
      </w:pPr>
    </w:p>
    <w:p w:rsidR="00DD0F75" w:rsidRDefault="00DD0F75">
      <w:pPr>
        <w:jc w:val="center"/>
      </w:pPr>
    </w:p>
    <w:p w:rsidR="00DD0F75" w:rsidRDefault="002843C0">
      <w:pPr>
        <w:jc w:val="center"/>
      </w:pPr>
      <w:r>
        <w:rPr>
          <w:noProof/>
        </w:rPr>
        <w:drawing>
          <wp:anchor distT="0" distB="0" distL="114300" distR="114300" simplePos="0" relativeHeight="5" behindDoc="0" locked="0" layoutInCell="1" allowOverlap="1">
            <wp:simplePos x="0" y="0"/>
            <wp:positionH relativeFrom="column">
              <wp:posOffset>1404620</wp:posOffset>
            </wp:positionH>
            <wp:positionV relativeFrom="paragraph">
              <wp:posOffset>-69850</wp:posOffset>
            </wp:positionV>
            <wp:extent cx="2950210" cy="1800225"/>
            <wp:effectExtent l="0" t="0" r="0" b="0"/>
            <wp:wrapSquare wrapText="bothSides"/>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8"/>
                    <a:stretch>
                      <a:fillRect/>
                    </a:stretch>
                  </pic:blipFill>
                  <pic:spPr bwMode="auto">
                    <a:xfrm>
                      <a:off x="0" y="0"/>
                      <a:ext cx="2950210" cy="1800225"/>
                    </a:xfrm>
                    <a:prstGeom prst="rect">
                      <a:avLst/>
                    </a:prstGeom>
                  </pic:spPr>
                </pic:pic>
              </a:graphicData>
            </a:graphic>
          </wp:anchor>
        </w:drawing>
      </w:r>
    </w:p>
    <w:p w:rsidR="00DD0F75" w:rsidRDefault="002843C0">
      <w:pPr>
        <w:jc w:val="center"/>
      </w:pPr>
      <w:r>
        <w:br/>
      </w:r>
    </w:p>
    <w:p w:rsidR="00DD0F75" w:rsidRDefault="00DD0F75">
      <w:pPr>
        <w:jc w:val="cente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center"/>
      </w:pPr>
      <w:r>
        <w:rPr>
          <w:b/>
        </w:rPr>
        <w:t>TRABAJO FIN DE CICLO</w:t>
      </w:r>
    </w:p>
    <w:p w:rsidR="00DD0F75" w:rsidRDefault="006E7F1F">
      <w:pPr>
        <w:jc w:val="center"/>
        <w:rPr>
          <w:b/>
        </w:rPr>
      </w:pPr>
      <w:r>
        <w:rPr>
          <w:b/>
        </w:rPr>
        <w:t>TIANGUIS</w:t>
      </w:r>
    </w:p>
    <w:p w:rsidR="00DD0F75" w:rsidRDefault="00DD0F75">
      <w:pPr>
        <w:jc w:val="center"/>
        <w:rPr>
          <w:b/>
        </w:rPr>
      </w:pPr>
    </w:p>
    <w:p w:rsidR="00DD0F75" w:rsidRDefault="002843C0">
      <w:pPr>
        <w:jc w:val="center"/>
        <w:rPr>
          <w:b/>
        </w:rPr>
      </w:pPr>
      <w:r>
        <w:rPr>
          <w:b/>
        </w:rPr>
        <w:t>DESARROLLO DE APLICACIONES WEB</w:t>
      </w:r>
    </w:p>
    <w:p w:rsidR="00DD0F75" w:rsidRDefault="002843C0">
      <w:pPr>
        <w:jc w:val="center"/>
      </w:pPr>
      <w:r>
        <w:rPr>
          <w:b/>
        </w:rPr>
        <w:t>CURSO 20</w:t>
      </w:r>
      <w:r w:rsidR="006E7F1F">
        <w:rPr>
          <w:b/>
        </w:rPr>
        <w:t>24/2025</w:t>
      </w: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right"/>
      </w:pPr>
      <w:r>
        <w:rPr>
          <w:b/>
        </w:rPr>
        <w:t xml:space="preserve">AUTOR: </w:t>
      </w:r>
      <w:r w:rsidR="006E7F1F">
        <w:t>Henry Sánchez y Stephania Vásquez</w:t>
      </w:r>
    </w:p>
    <w:p w:rsidR="00DD0F75" w:rsidRDefault="002843C0">
      <w:pPr>
        <w:jc w:val="right"/>
      </w:pPr>
      <w:r>
        <w:rPr>
          <w:b/>
        </w:rPr>
        <w:t xml:space="preserve">TUTOR/A: </w:t>
      </w:r>
      <w:r w:rsidR="006E7F1F">
        <w:t xml:space="preserve">Obdulia </w:t>
      </w:r>
    </w:p>
    <w:p w:rsidR="00DD0F75" w:rsidRDefault="00DD0F75"/>
    <w:p w:rsidR="00DD0F75" w:rsidRDefault="002843C0">
      <w:pPr>
        <w:jc w:val="right"/>
      </w:pPr>
      <w:r>
        <w:t>Enero 20</w:t>
      </w:r>
      <w:r w:rsidR="006E7F1F">
        <w:t>25</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AGRADECIMIENTOS</w:t>
      </w:r>
    </w:p>
    <w:p w:rsidR="00DD0F75" w:rsidRDefault="002843C0" w:rsidP="00C67B60">
      <w:pPr>
        <w:spacing w:before="0" w:after="160" w:line="259" w:lineRule="auto"/>
        <w:ind w:firstLine="0"/>
        <w:jc w:val="left"/>
        <w:rPr>
          <w:b/>
        </w:rPr>
      </w:pPr>
      <w:r>
        <w:br w:type="page"/>
      </w:r>
      <w:r>
        <w:rPr>
          <w:b/>
        </w:rPr>
        <w:lastRenderedPageBreak/>
        <w:t>RESUMEN</w:t>
      </w:r>
    </w:p>
    <w:p w:rsidR="00DD0F75" w:rsidRDefault="002843C0">
      <w:r>
        <w:t>Descripción en 10 líneas del proyecto.</w:t>
      </w:r>
    </w:p>
    <w:p w:rsidR="00DD0F75" w:rsidRDefault="002843C0">
      <w:pPr>
        <w:ind w:firstLine="0"/>
      </w:pPr>
      <w:r>
        <w:rPr>
          <w:b/>
          <w:i/>
        </w:rPr>
        <w:t>Palabras clave</w:t>
      </w:r>
      <w:r>
        <w:rPr>
          <w:b/>
        </w:rPr>
        <w:t>:</w:t>
      </w:r>
      <w:r>
        <w:t xml:space="preserve"> Programación, Aprendizaje Basado en Vídeo, Formación Profesional, YouTube, MOOC.</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ABSTRACT</w:t>
      </w:r>
    </w:p>
    <w:p w:rsidR="00DD0F75" w:rsidRDefault="002843C0">
      <w:r>
        <w:t xml:space="preserve">La misma descripción en </w:t>
      </w:r>
      <w:proofErr w:type="gramStart"/>
      <w:r>
        <w:t>Inglés</w:t>
      </w:r>
      <w:proofErr w:type="gramEnd"/>
      <w:r>
        <w:t xml:space="preserve">.    </w:t>
      </w:r>
    </w:p>
    <w:p w:rsidR="00243283" w:rsidRDefault="002843C0">
      <w:pPr>
        <w:rPr>
          <w:lang w:val="en-US"/>
        </w:rPr>
        <w:sectPr w:rsidR="00243283">
          <w:headerReference w:type="default" r:id="rId9"/>
          <w:pgSz w:w="11906" w:h="16838"/>
          <w:pgMar w:top="1417" w:right="1701" w:bottom="1417" w:left="1701" w:header="708" w:footer="708" w:gutter="0"/>
          <w:cols w:space="720"/>
          <w:formProt w:val="0"/>
          <w:docGrid w:linePitch="360" w:charSpace="-6145"/>
        </w:sectPr>
      </w:pPr>
      <w:r>
        <w:rPr>
          <w:b/>
          <w:i/>
          <w:lang w:val="en-US"/>
        </w:rPr>
        <w:t>Keywords</w:t>
      </w:r>
      <w:r>
        <w:rPr>
          <w:b/>
          <w:lang w:val="en-US"/>
        </w:rPr>
        <w:t>:</w:t>
      </w:r>
      <w:r>
        <w:rPr>
          <w:lang w:val="en-US"/>
        </w:rPr>
        <w:t xml:space="preserve"> Programming, video-based learning, VBL, Vocational Training, YouTube, M</w:t>
      </w:r>
    </w:p>
    <w:sdt>
      <w:sdtPr>
        <w:id w:val="1734194850"/>
        <w:docPartObj>
          <w:docPartGallery w:val="Table of Contents"/>
          <w:docPartUnique/>
        </w:docPartObj>
      </w:sdtPr>
      <w:sdtEndPr/>
      <w:sdtContent>
        <w:p w:rsidR="00DD0F75" w:rsidRDefault="002843C0">
          <w:pPr>
            <w:ind w:firstLine="0"/>
            <w:jc w:val="left"/>
            <w:rPr>
              <w:b/>
            </w:rPr>
          </w:pPr>
          <w:r>
            <w:rPr>
              <w:b/>
            </w:rPr>
            <w:t>INDICE</w:t>
          </w:r>
        </w:p>
        <w:p w:rsidR="00BD230E" w:rsidRDefault="002843C0" w:rsidP="002357AE">
          <w:pPr>
            <w:pStyle w:val="TDC1"/>
            <w:rPr>
              <w:rStyle w:val="Hipervnculo"/>
            </w:rPr>
          </w:pPr>
          <w:r>
            <w:fldChar w:fldCharType="begin"/>
          </w:r>
          <w:r>
            <w:instrText>TOC \z \o "1-3" \u \h</w:instrText>
          </w:r>
          <w:r>
            <w:fldChar w:fldCharType="separate"/>
          </w:r>
          <w:hyperlink w:anchor="_Toc180078751" w:history="1">
            <w:r w:rsidR="00BD230E" w:rsidRPr="00707267">
              <w:rPr>
                <w:rStyle w:val="Hipervnculo"/>
              </w:rPr>
              <w:t>1.</w:t>
            </w:r>
            <w:r w:rsidR="00BD230E">
              <w:rPr>
                <w:rFonts w:asciiTheme="minorHAnsi" w:eastAsiaTheme="minorEastAsia" w:hAnsiTheme="minorHAnsi" w:cstheme="minorBidi"/>
                <w:sz w:val="22"/>
                <w:szCs w:val="22"/>
              </w:rPr>
              <w:tab/>
            </w:r>
            <w:r w:rsidR="00BD230E" w:rsidRPr="00707267">
              <w:rPr>
                <w:rStyle w:val="Hipervnculo"/>
                <w:lang w:bidi="en-US"/>
              </w:rPr>
              <w:t>INTRODUCCI</w:t>
            </w:r>
            <w:r w:rsidR="002A621D">
              <w:rPr>
                <w:rStyle w:val="Hipervnculo"/>
                <w:lang w:bidi="en-US"/>
              </w:rPr>
              <w:t>Ó</w:t>
            </w:r>
            <w:r w:rsidR="00BD230E" w:rsidRPr="00707267">
              <w:rPr>
                <w:rStyle w:val="Hipervnculo"/>
                <w:lang w:bidi="en-US"/>
              </w:rPr>
              <w:t>N</w:t>
            </w:r>
            <w:r w:rsidR="00313121">
              <w:rPr>
                <w:rStyle w:val="Hipervnculo"/>
                <w:lang w:bidi="en-US"/>
              </w:rPr>
              <w:t>.......................................................................................</w:t>
            </w:r>
            <w:r w:rsidR="00BD230E">
              <w:rPr>
                <w:webHidden/>
              </w:rPr>
              <w:tab/>
            </w:r>
            <w:r w:rsidR="00BD230E">
              <w:rPr>
                <w:webHidden/>
              </w:rPr>
              <w:fldChar w:fldCharType="begin"/>
            </w:r>
            <w:r w:rsidR="00BD230E">
              <w:rPr>
                <w:webHidden/>
              </w:rPr>
              <w:instrText xml:space="preserve"> PAGEREF _Toc180078751 \h </w:instrText>
            </w:r>
            <w:r w:rsidR="00BD230E">
              <w:rPr>
                <w:webHidden/>
              </w:rPr>
            </w:r>
            <w:r w:rsidR="00BD230E">
              <w:rPr>
                <w:webHidden/>
              </w:rPr>
              <w:fldChar w:fldCharType="separate"/>
            </w:r>
            <w:r w:rsidR="00BD230E">
              <w:rPr>
                <w:webHidden/>
              </w:rPr>
              <w:t>1</w:t>
            </w:r>
            <w:r w:rsidR="00BD230E">
              <w:rPr>
                <w:webHidden/>
              </w:rPr>
              <w:fldChar w:fldCharType="end"/>
            </w:r>
          </w:hyperlink>
        </w:p>
        <w:p w:rsidR="00BD230E" w:rsidRPr="00313121" w:rsidRDefault="00014164" w:rsidP="00313121">
          <w:pPr>
            <w:pStyle w:val="TDC1"/>
            <w:rPr>
              <w:rStyle w:val="Hipervnculo"/>
            </w:rPr>
          </w:pPr>
          <w:hyperlink w:anchor="_Toc180078752" w:history="1">
            <w:r w:rsidR="00BD230E" w:rsidRPr="00707267">
              <w:rPr>
                <w:rStyle w:val="Hipervnculo"/>
              </w:rPr>
              <w:t>2.</w:t>
            </w:r>
            <w:r w:rsidR="00BD230E" w:rsidRPr="00313121">
              <w:rPr>
                <w:rStyle w:val="Hipervnculo"/>
              </w:rPr>
              <w:tab/>
            </w:r>
            <w:r w:rsidR="00BD230E" w:rsidRPr="00707267">
              <w:rPr>
                <w:rStyle w:val="Hipervnculo"/>
              </w:rPr>
              <w:t>JUSTIFICACI</w:t>
            </w:r>
            <w:r w:rsidR="002A621D">
              <w:rPr>
                <w:rStyle w:val="Hipervnculo"/>
              </w:rPr>
              <w:t>Ó</w:t>
            </w:r>
            <w:r w:rsidR="00BD230E" w:rsidRPr="00707267">
              <w:rPr>
                <w:rStyle w:val="Hipervnculo"/>
              </w:rPr>
              <w:t>N</w:t>
            </w:r>
            <w:r w:rsidR="00BD230E" w:rsidRPr="00313121">
              <w:rPr>
                <w:rStyle w:val="Hipervnculo"/>
                <w:webHidden/>
              </w:rPr>
              <w:tab/>
            </w:r>
            <w:r w:rsidR="00BD230E" w:rsidRPr="00313121">
              <w:rPr>
                <w:rStyle w:val="Hipervnculo"/>
                <w:webHidden/>
              </w:rPr>
              <w:fldChar w:fldCharType="begin"/>
            </w:r>
            <w:r w:rsidR="00BD230E" w:rsidRPr="00313121">
              <w:rPr>
                <w:rStyle w:val="Hipervnculo"/>
                <w:webHidden/>
              </w:rPr>
              <w:instrText xml:space="preserve"> PAGEREF _Toc180078752 \h </w:instrText>
            </w:r>
            <w:r w:rsidR="00BD230E" w:rsidRPr="00313121">
              <w:rPr>
                <w:rStyle w:val="Hipervnculo"/>
                <w:webHidden/>
              </w:rPr>
            </w:r>
            <w:r w:rsidR="00BD230E" w:rsidRPr="00313121">
              <w:rPr>
                <w:rStyle w:val="Hipervnculo"/>
                <w:webHidden/>
              </w:rPr>
              <w:fldChar w:fldCharType="separate"/>
            </w:r>
            <w:r w:rsidR="00BD230E" w:rsidRPr="00313121">
              <w:rPr>
                <w:rStyle w:val="Hipervnculo"/>
                <w:webHidden/>
              </w:rPr>
              <w:t>2</w:t>
            </w:r>
            <w:r w:rsidR="00BD230E" w:rsidRPr="00313121">
              <w:rPr>
                <w:rStyle w:val="Hipervnculo"/>
                <w:webHidden/>
              </w:rPr>
              <w:fldChar w:fldCharType="end"/>
            </w:r>
          </w:hyperlink>
        </w:p>
        <w:p w:rsidR="00BD230E" w:rsidRPr="00313121" w:rsidRDefault="00806414" w:rsidP="00313121">
          <w:pPr>
            <w:pStyle w:val="TDC1"/>
            <w:rPr>
              <w:rStyle w:val="Hipervnculo"/>
            </w:rPr>
          </w:pPr>
          <w:r>
            <w:rPr>
              <w:rStyle w:val="Hipervnculo"/>
            </w:rPr>
            <w:fldChar w:fldCharType="begin"/>
          </w:r>
          <w:r>
            <w:rPr>
              <w:rStyle w:val="Hipervnculo"/>
            </w:rPr>
            <w:instrText xml:space="preserve"> HYPERLINK  \l "_FASE_DE_ANÁLISIS" \t "3.</w:instrText>
          </w:r>
          <w:r>
            <w:rPr>
              <w:rStyle w:val="Hipervnculo"/>
            </w:rPr>
            <w:tab/>
            <w:instrText xml:space="preserve">FASE DE ANÁLISIS" </w:instrText>
          </w:r>
          <w:r>
            <w:rPr>
              <w:rStyle w:val="Hipervnculo"/>
            </w:rPr>
            <w:fldChar w:fldCharType="separate"/>
          </w:r>
          <w:r w:rsidR="00BD230E" w:rsidRPr="00806414">
            <w:rPr>
              <w:rStyle w:val="Hipervnculo"/>
            </w:rPr>
            <w:t>3.</w:t>
          </w:r>
          <w:r w:rsidR="00BD230E" w:rsidRPr="00313121">
            <w:rPr>
              <w:rStyle w:val="Hipervnculo"/>
            </w:rPr>
            <w:tab/>
          </w:r>
          <w:r w:rsidR="00E9269D">
            <w:rPr>
              <w:rStyle w:val="Hipervnculo"/>
            </w:rPr>
            <w:t>OBJETIVOS – FASE DE ANÁLISIS</w:t>
          </w:r>
          <w:r w:rsidR="00BD230E" w:rsidRPr="00806414">
            <w:rPr>
              <w:rStyle w:val="Hipervnculo"/>
              <w:webHidden/>
            </w:rPr>
            <w:tab/>
          </w:r>
          <w:r w:rsidR="00BD230E" w:rsidRPr="00806414">
            <w:rPr>
              <w:rStyle w:val="Hipervnculo"/>
              <w:webHidden/>
            </w:rPr>
            <w:fldChar w:fldCharType="begin"/>
          </w:r>
          <w:r w:rsidR="00BD230E" w:rsidRPr="00806414">
            <w:rPr>
              <w:rStyle w:val="Hipervnculo"/>
              <w:webHidden/>
            </w:rPr>
            <w:instrText xml:space="preserve"> PAGEREF _Toc180078753 \h </w:instrText>
          </w:r>
          <w:r w:rsidR="00BD230E" w:rsidRPr="00806414">
            <w:rPr>
              <w:rStyle w:val="Hipervnculo"/>
              <w:webHidden/>
            </w:rPr>
          </w:r>
          <w:r w:rsidR="00BD230E" w:rsidRPr="00806414">
            <w:rPr>
              <w:rStyle w:val="Hipervnculo"/>
              <w:webHidden/>
            </w:rPr>
            <w:fldChar w:fldCharType="separate"/>
          </w:r>
          <w:r w:rsidR="00BD230E" w:rsidRPr="00806414">
            <w:rPr>
              <w:rStyle w:val="Hipervnculo"/>
              <w:webHidden/>
            </w:rPr>
            <w:t>3</w:t>
          </w:r>
          <w:r w:rsidR="00BD230E" w:rsidRPr="00806414">
            <w:rPr>
              <w:rStyle w:val="Hipervnculo"/>
              <w:webHidden/>
            </w:rPr>
            <w:fldChar w:fldCharType="end"/>
          </w:r>
        </w:p>
        <w:p w:rsidR="00313121" w:rsidRPr="0085305C" w:rsidRDefault="00806414" w:rsidP="00DF2F4A">
          <w:pPr>
            <w:pStyle w:val="TDC2"/>
            <w:rPr>
              <w:rStyle w:val="Hipervnculo"/>
              <w:color w:val="auto"/>
              <w:u w:val="none"/>
            </w:rPr>
          </w:pPr>
          <w:r>
            <w:rPr>
              <w:rStyle w:val="Hipervnculo"/>
            </w:rPr>
            <w:fldChar w:fldCharType="end"/>
          </w:r>
          <w:hyperlink w:anchor="_3.1__" w:tgtFrame="3.1    DIAGRAMAS Y CASOS DE USOS" w:history="1">
            <w:r w:rsidR="00313121" w:rsidRPr="00A100C8">
              <w:rPr>
                <w:rStyle w:val="Hipervnculo"/>
              </w:rPr>
              <w:t xml:space="preserve">3.1 </w:t>
            </w:r>
            <w:r w:rsidR="009659A4" w:rsidRPr="00A100C8">
              <w:rPr>
                <w:rStyle w:val="Hipervnculo"/>
              </w:rPr>
              <w:t xml:space="preserve">   </w:t>
            </w:r>
            <w:r w:rsidR="00313121" w:rsidRPr="00A100C8">
              <w:rPr>
                <w:rStyle w:val="Hipervnculo"/>
              </w:rPr>
              <w:t xml:space="preserve">DIAGRAMAS Y CASO DE </w:t>
            </w:r>
            <w:r w:rsidR="0085305C" w:rsidRPr="00A100C8">
              <w:rPr>
                <w:rStyle w:val="Hipervnculo"/>
              </w:rPr>
              <w:t>USOS..</w:t>
            </w:r>
            <w:r w:rsidR="00313121" w:rsidRPr="00A100C8">
              <w:rPr>
                <w:rStyle w:val="Hipervnculo"/>
              </w:rPr>
              <w:t>.........................................</w:t>
            </w:r>
            <w:r w:rsidR="009659A4" w:rsidRPr="00A100C8">
              <w:rPr>
                <w:rStyle w:val="Hipervnculo"/>
              </w:rPr>
              <w:t>............</w:t>
            </w:r>
            <w:r w:rsidR="00313121" w:rsidRPr="00A100C8">
              <w:rPr>
                <w:rStyle w:val="Hipervnculo"/>
              </w:rPr>
              <w:t>..</w:t>
            </w:r>
          </w:hyperlink>
          <w:r w:rsidR="00B6639F">
            <w:rPr>
              <w:rStyle w:val="Hipervnculo"/>
              <w:color w:val="auto"/>
              <w:u w:val="none"/>
            </w:rPr>
            <w:t>8</w:t>
          </w:r>
        </w:p>
        <w:p w:rsidR="00313121" w:rsidRPr="00DD6DBC" w:rsidRDefault="00DD6DBC" w:rsidP="00DF2F4A">
          <w:pPr>
            <w:pStyle w:val="TDC2"/>
            <w:rPr>
              <w:rStyle w:val="Hipervnculo"/>
            </w:rPr>
          </w:pPr>
          <w:r>
            <w:rPr>
              <w:rStyle w:val="Hipervnculo"/>
              <w:color w:val="auto"/>
              <w:u w:val="none"/>
            </w:rPr>
            <w:fldChar w:fldCharType="begin"/>
          </w:r>
          <w:r>
            <w:rPr>
              <w:rStyle w:val="Hipervnculo"/>
              <w:color w:val="auto"/>
              <w:u w:val="none"/>
            </w:rPr>
            <w:instrText xml:space="preserve"> HYPERLINK  \l "_3.2__" \t "3.2   DIAGRAMAS DE ESTADO" </w:instrText>
          </w:r>
          <w:r>
            <w:rPr>
              <w:rStyle w:val="Hipervnculo"/>
              <w:color w:val="auto"/>
              <w:u w:val="none"/>
            </w:rPr>
            <w:fldChar w:fldCharType="separate"/>
          </w:r>
          <w:r w:rsidR="00313121" w:rsidRPr="00DD6DBC">
            <w:rPr>
              <w:rStyle w:val="Hipervnculo"/>
            </w:rPr>
            <w:t xml:space="preserve">3.2 </w:t>
          </w:r>
          <w:r w:rsidR="009659A4" w:rsidRPr="00DD6DBC">
            <w:rPr>
              <w:rStyle w:val="Hipervnculo"/>
            </w:rPr>
            <w:t xml:space="preserve">   </w:t>
          </w:r>
          <w:r w:rsidR="00313121" w:rsidRPr="00DD6DBC">
            <w:rPr>
              <w:rStyle w:val="Hipervnculo"/>
            </w:rPr>
            <w:t xml:space="preserve">DIAGRAMAS DE </w:t>
          </w:r>
          <w:r w:rsidR="0085305C" w:rsidRPr="00DD6DBC">
            <w:rPr>
              <w:rStyle w:val="Hipervnculo"/>
            </w:rPr>
            <w:t>E</w:t>
          </w:r>
          <w:r w:rsidR="00313121" w:rsidRPr="00DD6DBC">
            <w:rPr>
              <w:rStyle w:val="Hipervnculo"/>
            </w:rPr>
            <w:t>STADO</w:t>
          </w:r>
          <w:r w:rsidR="00DF2F4A" w:rsidRPr="00DD6DBC">
            <w:rPr>
              <w:rStyle w:val="Hipervnculo"/>
            </w:rPr>
            <w:t>........................................................</w:t>
          </w:r>
          <w:r w:rsidR="009659A4" w:rsidRPr="00DD6DBC">
            <w:rPr>
              <w:rStyle w:val="Hipervnculo"/>
            </w:rPr>
            <w:t>.</w:t>
          </w:r>
          <w:r w:rsidR="00FF1BF7" w:rsidRPr="00DD6DBC">
            <w:rPr>
              <w:rStyle w:val="Hipervnculo"/>
            </w:rPr>
            <w:t>.</w:t>
          </w:r>
          <w:r w:rsidR="009659A4" w:rsidRPr="00DD6DBC">
            <w:rPr>
              <w:rStyle w:val="Hipervnculo"/>
            </w:rPr>
            <w:t>........</w:t>
          </w:r>
          <w:r w:rsidR="00FF1BF7" w:rsidRPr="00DD6DBC">
            <w:rPr>
              <w:rStyle w:val="Hipervnculo"/>
            </w:rPr>
            <w:t>.</w:t>
          </w:r>
          <w:r w:rsidR="00B6639F">
            <w:rPr>
              <w:rStyle w:val="Hipervnculo"/>
            </w:rPr>
            <w:t>9</w:t>
          </w:r>
        </w:p>
        <w:p w:rsidR="001560D6" w:rsidRPr="00DF2F4A" w:rsidRDefault="00DD6DBC" w:rsidP="00DF2F4A">
          <w:pPr>
            <w:pStyle w:val="TDC2"/>
            <w:rPr>
              <w:rStyle w:val="Hipervnculo"/>
              <w:color w:val="auto"/>
              <w:u w:val="none"/>
            </w:rPr>
          </w:pPr>
          <w:r>
            <w:rPr>
              <w:rStyle w:val="Hipervnculo"/>
              <w:color w:val="auto"/>
              <w:u w:val="none"/>
            </w:rPr>
            <w:fldChar w:fldCharType="end"/>
          </w:r>
          <w:hyperlink w:anchor="_3.3__" w:tgtFrame="3.3   DIAGRAMAS DE COLABORACIÓN" w:history="1">
            <w:r w:rsidR="001560D6" w:rsidRPr="002745F1">
              <w:rPr>
                <w:rStyle w:val="Hipervnculo"/>
              </w:rPr>
              <w:t xml:space="preserve">3.3    </w:t>
            </w:r>
            <w:r w:rsidR="002745F1" w:rsidRPr="002745F1">
              <w:rPr>
                <w:rStyle w:val="Hipervnculo"/>
              </w:rPr>
              <w:t>DIAGRAMA DE COLABORACIÓ</w:t>
            </w:r>
            <w:r w:rsidR="00A3457E" w:rsidRPr="002745F1">
              <w:rPr>
                <w:rStyle w:val="Hipervnculo"/>
              </w:rPr>
              <w:t>N</w:t>
            </w:r>
            <w:r w:rsidR="00DF2F4A" w:rsidRPr="002745F1">
              <w:rPr>
                <w:rStyle w:val="Hipervnculo"/>
              </w:rPr>
              <w:t>...................................................</w:t>
            </w:r>
          </w:hyperlink>
          <w:r w:rsidR="00B6639F">
            <w:rPr>
              <w:rStyle w:val="Hipervnculo"/>
              <w:color w:val="auto"/>
              <w:u w:val="none"/>
            </w:rPr>
            <w:t>1</w:t>
          </w:r>
          <w:r w:rsidR="00C67B60">
            <w:rPr>
              <w:rStyle w:val="Hipervnculo"/>
              <w:color w:val="auto"/>
              <w:u w:val="none"/>
            </w:rPr>
            <w:t>0</w:t>
          </w:r>
        </w:p>
        <w:p w:rsidR="00A3457E" w:rsidRPr="00DF2F4A" w:rsidRDefault="00014164" w:rsidP="00DF2F4A">
          <w:pPr>
            <w:pStyle w:val="TDC2"/>
            <w:rPr>
              <w:rStyle w:val="Hipervnculo"/>
              <w:color w:val="auto"/>
              <w:u w:val="none"/>
            </w:rPr>
          </w:pPr>
          <w:hyperlink w:anchor="_3.4__" w:tgtFrame="3.4   DIAGRAMAS DE SECUENCIA" w:history="1">
            <w:r w:rsidR="00A3457E" w:rsidRPr="00314C47">
              <w:rPr>
                <w:rStyle w:val="Hipervnculo"/>
              </w:rPr>
              <w:t>3.4    DIAGRAMA DE SECUENCIA</w:t>
            </w:r>
            <w:r w:rsidR="00DF2F4A" w:rsidRPr="00314C47">
              <w:rPr>
                <w:rStyle w:val="Hipervnculo"/>
              </w:rPr>
              <w:t>.......................................................</w:t>
            </w:r>
            <w:r w:rsidR="00C86569">
              <w:rPr>
                <w:rStyle w:val="Hipervnculo"/>
              </w:rPr>
              <w:t>.</w:t>
            </w:r>
            <w:r w:rsidR="00DF2F4A" w:rsidRPr="00314C47">
              <w:rPr>
                <w:rStyle w:val="Hipervnculo"/>
              </w:rPr>
              <w:t>.</w:t>
            </w:r>
            <w:r w:rsidR="00CE5FE5">
              <w:rPr>
                <w:rStyle w:val="Hipervnculo"/>
              </w:rPr>
              <w:t>.</w:t>
            </w:r>
            <w:r w:rsidR="00DF2F4A" w:rsidRPr="00314C47">
              <w:rPr>
                <w:rStyle w:val="Hipervnculo"/>
              </w:rPr>
              <w:t>...</w:t>
            </w:r>
          </w:hyperlink>
          <w:r w:rsidR="00B6639F">
            <w:rPr>
              <w:rStyle w:val="Hipervnculo"/>
              <w:color w:val="auto"/>
              <w:u w:val="none"/>
            </w:rPr>
            <w:t>1</w:t>
          </w:r>
          <w:r w:rsidR="00C67B60">
            <w:rPr>
              <w:rStyle w:val="Hipervnculo"/>
              <w:color w:val="auto"/>
              <w:u w:val="none"/>
            </w:rPr>
            <w:t>1</w:t>
          </w:r>
        </w:p>
        <w:p w:rsidR="00A3457E" w:rsidRDefault="00014164" w:rsidP="00DF2F4A">
          <w:pPr>
            <w:pStyle w:val="TDC2"/>
            <w:rPr>
              <w:rStyle w:val="Hipervnculo"/>
              <w:color w:val="auto"/>
              <w:u w:val="none"/>
            </w:rPr>
          </w:pPr>
          <w:hyperlink w:anchor="_3.5__" w:tgtFrame="3.5   DIAGRAMAS ENTIDAD RELACIÓN (BD)" w:history="1">
            <w:r w:rsidR="00A3457E" w:rsidRPr="00314C47">
              <w:rPr>
                <w:rStyle w:val="Hipervnculo"/>
              </w:rPr>
              <w:t xml:space="preserve">3.5    </w:t>
            </w:r>
            <w:r w:rsidR="00DF2F4A" w:rsidRPr="00314C47">
              <w:rPr>
                <w:rStyle w:val="Hipervnculo"/>
              </w:rPr>
              <w:t>DIAGRAMA ENTIDA</w:t>
            </w:r>
            <w:r w:rsidR="00DF2F4A" w:rsidRPr="00314C47">
              <w:rPr>
                <w:rStyle w:val="Hipervnculo"/>
              </w:rPr>
              <w:t>D</w:t>
            </w:r>
            <w:r w:rsidR="00DF2F4A" w:rsidRPr="00314C47">
              <w:rPr>
                <w:rStyle w:val="Hipervnculo"/>
              </w:rPr>
              <w:t xml:space="preserve"> RELACION (BD).........................................</w:t>
            </w:r>
          </w:hyperlink>
          <w:r w:rsidR="00B6639F">
            <w:rPr>
              <w:rStyle w:val="Hipervnculo"/>
              <w:color w:val="auto"/>
              <w:u w:val="none"/>
            </w:rPr>
            <w:t>1</w:t>
          </w:r>
          <w:r w:rsidR="00C67B60">
            <w:rPr>
              <w:rStyle w:val="Hipervnculo"/>
              <w:color w:val="auto"/>
              <w:u w:val="none"/>
            </w:rPr>
            <w:t>2</w:t>
          </w:r>
        </w:p>
        <w:p w:rsidR="00EA24C6" w:rsidRPr="00EA24C6" w:rsidRDefault="00014164" w:rsidP="00EA24C6">
          <w:pPr>
            <w:pStyle w:val="TDC2"/>
            <w:rPr>
              <w:rStyle w:val="Hipervnculo"/>
              <w:color w:val="auto"/>
              <w:u w:val="none"/>
            </w:rPr>
          </w:pPr>
          <w:hyperlink w:anchor="_3.6__" w:tgtFrame="3.6   DISEÑO PANTALLAZOS (MOCKUP)" w:history="1">
            <w:r w:rsidR="00EA24C6" w:rsidRPr="00314C47">
              <w:rPr>
                <w:rStyle w:val="Hipervnculo"/>
              </w:rPr>
              <w:t>3.6    DISEÑO DE PANTALLAZOS (MOCKUP).........................................</w:t>
            </w:r>
          </w:hyperlink>
          <w:r w:rsidR="00233DEC">
            <w:rPr>
              <w:rStyle w:val="Hipervnculo"/>
              <w:color w:val="auto"/>
              <w:u w:val="none"/>
            </w:rPr>
            <w:t>1</w:t>
          </w:r>
          <w:r w:rsidR="00C67B60">
            <w:rPr>
              <w:rStyle w:val="Hipervnculo"/>
              <w:color w:val="auto"/>
              <w:u w:val="none"/>
            </w:rPr>
            <w:t>3</w:t>
          </w:r>
        </w:p>
        <w:p w:rsidR="00BD230E" w:rsidRPr="002745F1" w:rsidRDefault="002745F1" w:rsidP="00313121">
          <w:pPr>
            <w:pStyle w:val="TDC1"/>
            <w:rPr>
              <w:rStyle w:val="Hipervnculo"/>
              <w:rFonts w:asciiTheme="minorHAnsi" w:eastAsiaTheme="minorEastAsia" w:hAnsiTheme="minorHAnsi" w:cstheme="minorBidi"/>
              <w:sz w:val="22"/>
              <w:szCs w:val="22"/>
            </w:rPr>
          </w:pPr>
          <w:r>
            <w:rPr>
              <w:rStyle w:val="Hipervnculo"/>
            </w:rPr>
            <w:fldChar w:fldCharType="begin"/>
          </w:r>
          <w:r>
            <w:rPr>
              <w:rStyle w:val="Hipervnculo"/>
            </w:rPr>
            <w:instrText xml:space="preserve"> HYPERLINK  \l "_PLANIFICACIÓN" \t "4.</w:instrText>
          </w:r>
          <w:r>
            <w:rPr>
              <w:rStyle w:val="Hipervnculo"/>
            </w:rPr>
            <w:tab/>
            <w:instrText xml:space="preserve">PLANIFICACIÓN" </w:instrText>
          </w:r>
          <w:r>
            <w:rPr>
              <w:rStyle w:val="Hipervnculo"/>
            </w:rPr>
            <w:fldChar w:fldCharType="separate"/>
          </w:r>
          <w:r w:rsidR="00BD230E" w:rsidRPr="002745F1">
            <w:rPr>
              <w:rStyle w:val="Hipervnculo"/>
            </w:rPr>
            <w:t>4.</w:t>
          </w:r>
          <w:r w:rsidR="00BD230E" w:rsidRPr="002745F1">
            <w:rPr>
              <w:rStyle w:val="Hipervnculo"/>
              <w:rFonts w:asciiTheme="minorHAnsi" w:eastAsiaTheme="minorEastAsia" w:hAnsiTheme="minorHAnsi" w:cstheme="minorBidi"/>
              <w:sz w:val="22"/>
              <w:szCs w:val="22"/>
            </w:rPr>
            <w:tab/>
          </w:r>
          <w:r w:rsidR="00E9269D">
            <w:rPr>
              <w:rStyle w:val="Hipervnculo"/>
            </w:rPr>
            <w:t>MÉTODO</w:t>
          </w:r>
          <w:r w:rsidR="00BD230E" w:rsidRPr="002745F1">
            <w:rPr>
              <w:rStyle w:val="Hipervnculo"/>
              <w:webHidden/>
            </w:rPr>
            <w:tab/>
          </w:r>
          <w:r w:rsidR="00C67B60">
            <w:rPr>
              <w:rStyle w:val="Hipervnculo"/>
              <w:webHidden/>
            </w:rPr>
            <w:t>19</w:t>
          </w:r>
        </w:p>
        <w:p w:rsidR="00BD230E" w:rsidRDefault="002745F1" w:rsidP="00DF2F4A">
          <w:pPr>
            <w:pStyle w:val="TDC2"/>
            <w:rPr>
              <w:rFonts w:asciiTheme="minorHAnsi" w:eastAsiaTheme="minorEastAsia" w:hAnsiTheme="minorHAnsi" w:cstheme="minorBidi"/>
              <w:sz w:val="22"/>
              <w:szCs w:val="22"/>
            </w:rPr>
          </w:pPr>
          <w:r>
            <w:rPr>
              <w:rStyle w:val="Hipervnculo"/>
            </w:rPr>
            <w:fldChar w:fldCharType="end"/>
          </w:r>
          <w:hyperlink w:anchor="_Toc180078755" w:history="1">
            <w:r w:rsidR="00BD230E" w:rsidRPr="00707267">
              <w:rPr>
                <w:rStyle w:val="Hipervnculo"/>
              </w:rPr>
              <w:t>4.1.</w:t>
            </w:r>
            <w:r w:rsidR="00BD230E">
              <w:rPr>
                <w:rFonts w:asciiTheme="minorHAnsi" w:eastAsiaTheme="minorEastAsia" w:hAnsiTheme="minorHAnsi" w:cstheme="minorBidi"/>
                <w:sz w:val="22"/>
                <w:szCs w:val="22"/>
              </w:rPr>
              <w:tab/>
            </w:r>
            <w:r w:rsidR="00BD230E" w:rsidRPr="00707267">
              <w:rPr>
                <w:rStyle w:val="Hipervnculo"/>
              </w:rPr>
              <w:t>PARTICIPANTES</w:t>
            </w:r>
            <w:r w:rsidR="00BD230E">
              <w:rPr>
                <w:webHidden/>
              </w:rPr>
              <w:tab/>
            </w:r>
          </w:hyperlink>
          <w:r w:rsidR="00C67B60">
            <w:t>19</w:t>
          </w:r>
        </w:p>
        <w:p w:rsidR="00BD230E" w:rsidRDefault="00014164" w:rsidP="00DF2F4A">
          <w:pPr>
            <w:pStyle w:val="TDC2"/>
            <w:rPr>
              <w:rFonts w:asciiTheme="minorHAnsi" w:eastAsiaTheme="minorEastAsia" w:hAnsiTheme="minorHAnsi" w:cstheme="minorBidi"/>
              <w:sz w:val="22"/>
              <w:szCs w:val="22"/>
            </w:rPr>
          </w:pPr>
          <w:hyperlink w:anchor="_Toc180078756" w:history="1">
            <w:r w:rsidR="00BD230E" w:rsidRPr="00707267">
              <w:rPr>
                <w:rStyle w:val="Hipervnculo"/>
              </w:rPr>
              <w:t>4.2.</w:t>
            </w:r>
            <w:r w:rsidR="00BD230E">
              <w:rPr>
                <w:rFonts w:asciiTheme="minorHAnsi" w:eastAsiaTheme="minorEastAsia" w:hAnsiTheme="minorHAnsi" w:cstheme="minorBidi"/>
                <w:sz w:val="22"/>
                <w:szCs w:val="22"/>
              </w:rPr>
              <w:tab/>
            </w:r>
            <w:r w:rsidR="00BD230E" w:rsidRPr="00707267">
              <w:rPr>
                <w:rStyle w:val="Hipervnculo"/>
              </w:rPr>
              <w:t>CONTEXTO</w:t>
            </w:r>
            <w:r w:rsidR="00BD230E">
              <w:rPr>
                <w:webHidden/>
              </w:rPr>
              <w:tab/>
            </w:r>
          </w:hyperlink>
          <w:r w:rsidR="00C67B60">
            <w:t>19</w:t>
          </w:r>
        </w:p>
        <w:p w:rsidR="00BD230E" w:rsidRDefault="00014164" w:rsidP="00DF2F4A">
          <w:pPr>
            <w:pStyle w:val="TDC2"/>
            <w:rPr>
              <w:rFonts w:asciiTheme="minorHAnsi" w:eastAsiaTheme="minorEastAsia" w:hAnsiTheme="minorHAnsi" w:cstheme="minorBidi"/>
              <w:sz w:val="22"/>
              <w:szCs w:val="22"/>
            </w:rPr>
          </w:pPr>
          <w:hyperlink w:anchor="_Toc180078757" w:history="1">
            <w:r w:rsidR="00BD230E" w:rsidRPr="00707267">
              <w:rPr>
                <w:rStyle w:val="Hipervnculo"/>
              </w:rPr>
              <w:t>4.3.</w:t>
            </w:r>
            <w:r w:rsidR="00BD230E">
              <w:rPr>
                <w:rFonts w:asciiTheme="minorHAnsi" w:eastAsiaTheme="minorEastAsia" w:hAnsiTheme="minorHAnsi" w:cstheme="minorBidi"/>
                <w:sz w:val="22"/>
                <w:szCs w:val="22"/>
              </w:rPr>
              <w:tab/>
            </w:r>
            <w:r w:rsidR="00BD230E" w:rsidRPr="00707267">
              <w:rPr>
                <w:rStyle w:val="Hipervnculo"/>
              </w:rPr>
              <w:t>METODOLOGIA EMPLEADA</w:t>
            </w:r>
            <w:r w:rsidR="00BD230E">
              <w:rPr>
                <w:webHidden/>
              </w:rPr>
              <w:tab/>
            </w:r>
          </w:hyperlink>
          <w:r w:rsidR="00C67B60">
            <w:t>19</w:t>
          </w:r>
        </w:p>
        <w:p w:rsidR="00BD230E" w:rsidRDefault="00014164" w:rsidP="00DF2F4A">
          <w:pPr>
            <w:pStyle w:val="TDC2"/>
            <w:rPr>
              <w:rFonts w:asciiTheme="minorHAnsi" w:eastAsiaTheme="minorEastAsia" w:hAnsiTheme="minorHAnsi" w:cstheme="minorBidi"/>
              <w:sz w:val="22"/>
              <w:szCs w:val="22"/>
            </w:rPr>
          </w:pPr>
          <w:hyperlink w:anchor="_Toc180078758" w:history="1">
            <w:r w:rsidR="00BD230E" w:rsidRPr="00707267">
              <w:rPr>
                <w:rStyle w:val="Hipervnculo"/>
              </w:rPr>
              <w:t>4.4.</w:t>
            </w:r>
            <w:r w:rsidR="00BD230E">
              <w:rPr>
                <w:rFonts w:asciiTheme="minorHAnsi" w:eastAsiaTheme="minorEastAsia" w:hAnsiTheme="minorHAnsi" w:cstheme="minorBidi"/>
                <w:sz w:val="22"/>
                <w:szCs w:val="22"/>
              </w:rPr>
              <w:tab/>
            </w:r>
            <w:r w:rsidR="00BD230E" w:rsidRPr="00707267">
              <w:rPr>
                <w:rStyle w:val="Hipervnculo"/>
              </w:rPr>
              <w:t>REALIZACIÓN</w:t>
            </w:r>
            <w:r w:rsidR="00BD230E">
              <w:rPr>
                <w:webHidden/>
              </w:rPr>
              <w:tab/>
            </w:r>
          </w:hyperlink>
          <w:r w:rsidR="00C67B60">
            <w:t>20</w:t>
          </w:r>
        </w:p>
        <w:p w:rsidR="00BD230E" w:rsidRDefault="00014164" w:rsidP="00DF2F4A">
          <w:pPr>
            <w:pStyle w:val="TDC2"/>
            <w:rPr>
              <w:rFonts w:asciiTheme="minorHAnsi" w:eastAsiaTheme="minorEastAsia" w:hAnsiTheme="minorHAnsi" w:cstheme="minorBidi"/>
              <w:sz w:val="22"/>
              <w:szCs w:val="22"/>
            </w:rPr>
          </w:pPr>
          <w:hyperlink w:anchor="_Toc180078759" w:history="1">
            <w:r w:rsidR="00BD230E" w:rsidRPr="00707267">
              <w:rPr>
                <w:rStyle w:val="Hipervnculo"/>
              </w:rPr>
              <w:t>4.5.</w:t>
            </w:r>
            <w:r w:rsidR="00BD230E">
              <w:rPr>
                <w:rFonts w:asciiTheme="minorHAnsi" w:eastAsiaTheme="minorEastAsia" w:hAnsiTheme="minorHAnsi" w:cstheme="minorBidi"/>
                <w:sz w:val="22"/>
                <w:szCs w:val="22"/>
              </w:rPr>
              <w:tab/>
            </w:r>
            <w:r w:rsidR="00BD230E" w:rsidRPr="00707267">
              <w:rPr>
                <w:rStyle w:val="Hipervnculo"/>
              </w:rPr>
              <w:t>INFORMACION COMPLEMENTARIA</w:t>
            </w:r>
            <w:r w:rsidR="00BD230E">
              <w:rPr>
                <w:webHidden/>
              </w:rPr>
              <w:tab/>
            </w:r>
            <w:r w:rsidR="00C67B60">
              <w:rPr>
                <w:webHidden/>
              </w:rPr>
              <w:t>21</w:t>
            </w:r>
          </w:hyperlink>
        </w:p>
        <w:p w:rsidR="00BD230E" w:rsidRDefault="00014164" w:rsidP="00DF2F4A">
          <w:pPr>
            <w:pStyle w:val="TDC2"/>
            <w:rPr>
              <w:rFonts w:asciiTheme="minorHAnsi" w:eastAsiaTheme="minorEastAsia" w:hAnsiTheme="minorHAnsi" w:cstheme="minorBidi"/>
              <w:sz w:val="22"/>
              <w:szCs w:val="22"/>
            </w:rPr>
          </w:pPr>
          <w:hyperlink w:anchor="_Toc180078760" w:history="1">
            <w:r w:rsidR="00BD230E" w:rsidRPr="00707267">
              <w:rPr>
                <w:rStyle w:val="Hipervnculo"/>
              </w:rPr>
              <w:t>4.6.</w:t>
            </w:r>
            <w:r w:rsidR="00BD230E">
              <w:rPr>
                <w:rFonts w:asciiTheme="minorHAnsi" w:eastAsiaTheme="minorEastAsia" w:hAnsiTheme="minorHAnsi" w:cstheme="minorBidi"/>
                <w:sz w:val="22"/>
                <w:szCs w:val="22"/>
              </w:rPr>
              <w:tab/>
            </w:r>
            <w:r w:rsidR="00BD230E" w:rsidRPr="00707267">
              <w:rPr>
                <w:rStyle w:val="Hipervnculo"/>
              </w:rPr>
              <w:t>INSTRUMENTOS DE MEDIDA</w:t>
            </w:r>
            <w:r w:rsidR="00BD230E">
              <w:rPr>
                <w:webHidden/>
              </w:rPr>
              <w:tab/>
            </w:r>
          </w:hyperlink>
          <w:r w:rsidR="00C67B60">
            <w:t>22</w:t>
          </w:r>
        </w:p>
        <w:p w:rsidR="00BD230E" w:rsidRDefault="00014164" w:rsidP="00313121">
          <w:pPr>
            <w:pStyle w:val="TDC1"/>
            <w:rPr>
              <w:rFonts w:asciiTheme="minorHAnsi" w:eastAsiaTheme="minorEastAsia" w:hAnsiTheme="minorHAnsi" w:cstheme="minorBidi"/>
              <w:sz w:val="22"/>
              <w:szCs w:val="22"/>
            </w:rPr>
          </w:pPr>
          <w:hyperlink w:anchor="_Toc180078761" w:history="1">
            <w:r w:rsidR="00BD230E" w:rsidRPr="00707267">
              <w:rPr>
                <w:rStyle w:val="Hipervnculo"/>
              </w:rPr>
              <w:t>5.</w:t>
            </w:r>
            <w:r w:rsidR="00BD230E">
              <w:rPr>
                <w:rFonts w:asciiTheme="minorHAnsi" w:eastAsiaTheme="minorEastAsia" w:hAnsiTheme="minorHAnsi" w:cstheme="minorBidi"/>
                <w:sz w:val="22"/>
                <w:szCs w:val="22"/>
              </w:rPr>
              <w:tab/>
            </w:r>
            <w:r w:rsidR="00BD230E" w:rsidRPr="00707267">
              <w:rPr>
                <w:rStyle w:val="Hipervnculo"/>
              </w:rPr>
              <w:t>ANALISIS DE LOS RESULTADOS</w:t>
            </w:r>
            <w:r w:rsidR="00BD230E">
              <w:rPr>
                <w:webHidden/>
              </w:rPr>
              <w:tab/>
            </w:r>
          </w:hyperlink>
          <w:r w:rsidR="00C67B60">
            <w:t>23</w:t>
          </w:r>
        </w:p>
        <w:p w:rsidR="00BD230E" w:rsidRDefault="00014164" w:rsidP="00DF2F4A">
          <w:pPr>
            <w:pStyle w:val="TDC2"/>
            <w:rPr>
              <w:rFonts w:asciiTheme="minorHAnsi" w:eastAsiaTheme="minorEastAsia" w:hAnsiTheme="minorHAnsi" w:cstheme="minorBidi"/>
              <w:sz w:val="22"/>
              <w:szCs w:val="22"/>
            </w:rPr>
          </w:pPr>
          <w:hyperlink w:anchor="_Toc180078762" w:history="1">
            <w:r w:rsidR="00BD230E" w:rsidRPr="00707267">
              <w:rPr>
                <w:rStyle w:val="Hipervnculo"/>
              </w:rPr>
              <w:t>5.1.</w:t>
            </w:r>
            <w:r w:rsidR="00BD230E">
              <w:rPr>
                <w:rFonts w:asciiTheme="minorHAnsi" w:eastAsiaTheme="minorEastAsia" w:hAnsiTheme="minorHAnsi" w:cstheme="minorBidi"/>
                <w:sz w:val="22"/>
                <w:szCs w:val="22"/>
              </w:rPr>
              <w:tab/>
            </w:r>
            <w:r w:rsidR="00BD230E" w:rsidRPr="00707267">
              <w:rPr>
                <w:rStyle w:val="Hipervnculo"/>
              </w:rPr>
              <w:t>ANALISIS CUANTITATIVO</w:t>
            </w:r>
            <w:r w:rsidR="00BD230E">
              <w:rPr>
                <w:webHidden/>
              </w:rPr>
              <w:tab/>
            </w:r>
          </w:hyperlink>
          <w:r w:rsidR="00C67B60">
            <w:t>24</w:t>
          </w:r>
        </w:p>
        <w:p w:rsidR="00BD230E" w:rsidRDefault="00014164" w:rsidP="00313121">
          <w:pPr>
            <w:pStyle w:val="TDC1"/>
            <w:rPr>
              <w:rFonts w:asciiTheme="minorHAnsi" w:eastAsiaTheme="minorEastAsia" w:hAnsiTheme="minorHAnsi" w:cstheme="minorBidi"/>
              <w:sz w:val="22"/>
              <w:szCs w:val="22"/>
            </w:rPr>
          </w:pPr>
          <w:hyperlink w:anchor="_Toc180078763" w:history="1">
            <w:r w:rsidR="00BD230E" w:rsidRPr="00707267">
              <w:rPr>
                <w:rStyle w:val="Hipervnculo"/>
              </w:rPr>
              <w:t>6.</w:t>
            </w:r>
            <w:r w:rsidR="00BD230E">
              <w:rPr>
                <w:rFonts w:asciiTheme="minorHAnsi" w:eastAsiaTheme="minorEastAsia" w:hAnsiTheme="minorHAnsi" w:cstheme="minorBidi"/>
                <w:sz w:val="22"/>
                <w:szCs w:val="22"/>
              </w:rPr>
              <w:tab/>
            </w:r>
            <w:r w:rsidR="00BD230E" w:rsidRPr="00707267">
              <w:rPr>
                <w:rStyle w:val="Hipervnculo"/>
              </w:rPr>
              <w:t>CONCLUSIONES Y LINEAS DE TRABAJO FUTURO</w:t>
            </w:r>
            <w:r w:rsidR="00BD230E">
              <w:rPr>
                <w:webHidden/>
              </w:rPr>
              <w:tab/>
            </w:r>
            <w:r w:rsidR="00C67B60">
              <w:rPr>
                <w:webHidden/>
              </w:rPr>
              <w:t>25</w:t>
            </w:r>
          </w:hyperlink>
        </w:p>
        <w:p w:rsidR="00BD230E" w:rsidRDefault="00014164" w:rsidP="00DF2F4A">
          <w:pPr>
            <w:pStyle w:val="TDC2"/>
            <w:rPr>
              <w:rFonts w:asciiTheme="minorHAnsi" w:eastAsiaTheme="minorEastAsia" w:hAnsiTheme="minorHAnsi" w:cstheme="minorBidi"/>
              <w:sz w:val="22"/>
              <w:szCs w:val="22"/>
            </w:rPr>
          </w:pPr>
          <w:hyperlink w:anchor="_Toc180078764" w:history="1">
            <w:r w:rsidR="00BD230E" w:rsidRPr="00707267">
              <w:rPr>
                <w:rStyle w:val="Hipervnculo"/>
              </w:rPr>
              <w:t>6.1.</w:t>
            </w:r>
            <w:r w:rsidR="00BD230E">
              <w:rPr>
                <w:webHidden/>
              </w:rPr>
              <w:tab/>
            </w:r>
            <w:r w:rsidR="00BD230E">
              <w:rPr>
                <w:webHidden/>
              </w:rPr>
              <w:fldChar w:fldCharType="begin"/>
            </w:r>
            <w:r w:rsidR="00BD230E">
              <w:rPr>
                <w:webHidden/>
              </w:rPr>
              <w:instrText xml:space="preserve"> PAGEREF _Toc180078764 \h </w:instrText>
            </w:r>
            <w:r w:rsidR="00BD230E">
              <w:rPr>
                <w:webHidden/>
              </w:rPr>
            </w:r>
            <w:r w:rsidR="00BD230E">
              <w:rPr>
                <w:webHidden/>
              </w:rPr>
              <w:fldChar w:fldCharType="separate"/>
            </w:r>
            <w:r w:rsidR="00BD230E">
              <w:rPr>
                <w:webHidden/>
              </w:rPr>
              <w:t>15</w:t>
            </w:r>
            <w:r w:rsidR="00BD230E">
              <w:rPr>
                <w:webHidden/>
              </w:rPr>
              <w:fldChar w:fldCharType="end"/>
            </w:r>
          </w:hyperlink>
        </w:p>
        <w:p w:rsidR="00BD230E" w:rsidRDefault="00014164" w:rsidP="00313121">
          <w:pPr>
            <w:pStyle w:val="TDC1"/>
            <w:rPr>
              <w:rFonts w:asciiTheme="minorHAnsi" w:eastAsiaTheme="minorEastAsia" w:hAnsiTheme="minorHAnsi" w:cstheme="minorBidi"/>
              <w:sz w:val="22"/>
              <w:szCs w:val="22"/>
            </w:rPr>
          </w:pPr>
          <w:hyperlink w:anchor="_Toc180078765" w:history="1">
            <w:r w:rsidR="00BD230E" w:rsidRPr="00707267">
              <w:rPr>
                <w:rStyle w:val="Hipervnculo"/>
                <w:lang w:val="en-US"/>
              </w:rPr>
              <w:t>7.</w:t>
            </w:r>
            <w:r w:rsidR="00BD230E">
              <w:rPr>
                <w:rFonts w:asciiTheme="minorHAnsi" w:eastAsiaTheme="minorEastAsia" w:hAnsiTheme="minorHAnsi" w:cstheme="minorBidi"/>
                <w:sz w:val="22"/>
                <w:szCs w:val="22"/>
              </w:rPr>
              <w:tab/>
            </w:r>
            <w:r w:rsidR="00BD230E" w:rsidRPr="00707267">
              <w:rPr>
                <w:rStyle w:val="Hipervnculo"/>
                <w:lang w:val="en-US"/>
              </w:rPr>
              <w:t xml:space="preserve">REFERENCIAS </w:t>
            </w:r>
            <w:r w:rsidR="00BD230E" w:rsidRPr="00707267">
              <w:rPr>
                <w:rStyle w:val="Hipervnculo"/>
              </w:rPr>
              <w:t>BIBLIOGRAFICAS</w:t>
            </w:r>
            <w:r w:rsidR="00BD230E">
              <w:rPr>
                <w:webHidden/>
              </w:rPr>
              <w:tab/>
            </w:r>
          </w:hyperlink>
          <w:r w:rsidR="00C67B60">
            <w:t>26</w:t>
          </w:r>
        </w:p>
        <w:p w:rsidR="00BD230E" w:rsidRDefault="00014164" w:rsidP="00313121">
          <w:pPr>
            <w:pStyle w:val="TDC1"/>
            <w:rPr>
              <w:rFonts w:asciiTheme="minorHAnsi" w:eastAsiaTheme="minorEastAsia" w:hAnsiTheme="minorHAnsi" w:cstheme="minorBidi"/>
              <w:sz w:val="22"/>
              <w:szCs w:val="22"/>
            </w:rPr>
          </w:pPr>
          <w:hyperlink w:anchor="_Toc180078766" w:history="1">
            <w:r w:rsidR="00BD230E" w:rsidRPr="00707267">
              <w:rPr>
                <w:rStyle w:val="Hipervnculo"/>
              </w:rPr>
              <w:t>ANEXOS</w:t>
            </w:r>
            <w:r w:rsidR="00BD230E">
              <w:rPr>
                <w:webHidden/>
              </w:rPr>
              <w:tab/>
            </w:r>
          </w:hyperlink>
          <w:r w:rsidR="00C67B60">
            <w:t>27</w:t>
          </w:r>
        </w:p>
        <w:p w:rsidR="00DD0F75" w:rsidRDefault="002843C0">
          <w:r>
            <w:fldChar w:fldCharType="end"/>
          </w:r>
        </w:p>
      </w:sdtContent>
    </w:sdt>
    <w:p w:rsidR="00DD0F75" w:rsidRDefault="002843C0">
      <w:pPr>
        <w:spacing w:before="0" w:after="160" w:line="259" w:lineRule="auto"/>
        <w:ind w:firstLine="0"/>
        <w:jc w:val="left"/>
      </w:pPr>
      <w:r>
        <w:br w:type="page"/>
      </w:r>
    </w:p>
    <w:p w:rsidR="00DD0F75" w:rsidRDefault="002843C0">
      <w:pPr>
        <w:pStyle w:val="Normal1"/>
        <w:jc w:val="center"/>
      </w:pPr>
      <w:r>
        <w:rPr>
          <w:b/>
        </w:rPr>
        <w:lastRenderedPageBreak/>
        <w:t>TABLA DE FIGURAS</w:t>
      </w:r>
    </w:p>
    <w:p w:rsidR="00DD0F75" w:rsidRDefault="002843C0">
      <w:pPr>
        <w:pStyle w:val="Tabladeilustraciones"/>
        <w:tabs>
          <w:tab w:val="right" w:leader="dot" w:pos="8494"/>
        </w:tabs>
        <w:rPr>
          <w:rFonts w:asciiTheme="minorHAnsi" w:eastAsiaTheme="minorEastAsia" w:hAnsiTheme="minorHAnsi" w:cstheme="minorBidi"/>
          <w:color w:val="00000A"/>
          <w:sz w:val="22"/>
          <w:szCs w:val="22"/>
        </w:rPr>
      </w:pPr>
      <w:r>
        <w:fldChar w:fldCharType="begin"/>
      </w:r>
      <w:r>
        <w:instrText>TOC \c "Figura"</w:instrText>
      </w:r>
      <w:r>
        <w:fldChar w:fldCharType="separate"/>
      </w:r>
      <w:hyperlink w:anchor="_Toc6750631">
        <w:r>
          <w:rPr>
            <w:webHidden/>
          </w:rPr>
          <w:fldChar w:fldCharType="begin"/>
        </w:r>
        <w:r>
          <w:rPr>
            <w:webHidden/>
          </w:rPr>
          <w:instrText>PAGEREF _Toc6750631 \h</w:instrText>
        </w:r>
        <w:r>
          <w:rPr>
            <w:webHidden/>
          </w:rPr>
        </w:r>
        <w:r>
          <w:rPr>
            <w:webHidden/>
          </w:rPr>
          <w:fldChar w:fldCharType="separate"/>
        </w:r>
        <w:r>
          <w:rPr>
            <w:rStyle w:val="Enlacedelndice"/>
            <w:webHidden/>
          </w:rPr>
          <w:t>Figura 3 – Página Web del Estudio</w:t>
        </w:r>
        <w:r>
          <w:rPr>
            <w:rStyle w:val="Enlacedelndice"/>
            <w:webHidden/>
          </w:rPr>
          <w:tab/>
          <w:t>4</w:t>
        </w:r>
        <w:r>
          <w:rPr>
            <w:webHidden/>
          </w:rPr>
          <w:fldChar w:fldCharType="end"/>
        </w:r>
      </w:hyperlink>
    </w:p>
    <w:p w:rsidR="00DD0F75" w:rsidRDefault="00014164">
      <w:pPr>
        <w:pStyle w:val="Tabladeilustraciones"/>
        <w:tabs>
          <w:tab w:val="right" w:leader="dot" w:pos="8494"/>
        </w:tabs>
        <w:rPr>
          <w:rFonts w:asciiTheme="minorHAnsi" w:eastAsiaTheme="minorEastAsia" w:hAnsiTheme="minorHAnsi" w:cstheme="minorBidi"/>
          <w:color w:val="00000A"/>
          <w:sz w:val="22"/>
          <w:szCs w:val="22"/>
        </w:rPr>
      </w:pPr>
      <w:hyperlink w:anchor="_Toc6750632">
        <w:r w:rsidR="002843C0">
          <w:rPr>
            <w:webHidden/>
          </w:rPr>
          <w:fldChar w:fldCharType="begin"/>
        </w:r>
        <w:r w:rsidR="002843C0">
          <w:rPr>
            <w:webHidden/>
          </w:rPr>
          <w:instrText>PAGEREF _Toc6750632 \h</w:instrText>
        </w:r>
        <w:r w:rsidR="002843C0">
          <w:rPr>
            <w:webHidden/>
          </w:rPr>
        </w:r>
        <w:r w:rsidR="002843C0">
          <w:rPr>
            <w:webHidden/>
          </w:rPr>
          <w:fldChar w:fldCharType="separate"/>
        </w:r>
        <w:r w:rsidR="002843C0">
          <w:rPr>
            <w:rStyle w:val="Enlacedelndice"/>
            <w:webHidden/>
          </w:rPr>
          <w:t>Figura 4 – Porcentaje de consecución de objetivos</w:t>
        </w:r>
        <w:r w:rsidR="002843C0">
          <w:rPr>
            <w:rStyle w:val="Enlacedelndice"/>
            <w:webHidden/>
          </w:rPr>
          <w:tab/>
          <w:t>6</w:t>
        </w:r>
        <w:r w:rsidR="002843C0">
          <w:rPr>
            <w:webHidden/>
          </w:rPr>
          <w:fldChar w:fldCharType="end"/>
        </w:r>
      </w:hyperlink>
    </w:p>
    <w:p w:rsidR="00DD0F75" w:rsidRDefault="00014164">
      <w:pPr>
        <w:pStyle w:val="Tabladeilustraciones"/>
        <w:tabs>
          <w:tab w:val="right" w:leader="dot" w:pos="8494"/>
        </w:tabs>
        <w:rPr>
          <w:rFonts w:asciiTheme="minorHAnsi" w:eastAsiaTheme="minorEastAsia" w:hAnsiTheme="minorHAnsi" w:cstheme="minorBidi"/>
          <w:color w:val="00000A"/>
          <w:sz w:val="22"/>
          <w:szCs w:val="22"/>
        </w:rPr>
      </w:pPr>
      <w:hyperlink w:anchor="_Toc6750633">
        <w:r w:rsidR="002843C0">
          <w:rPr>
            <w:webHidden/>
          </w:rPr>
          <w:fldChar w:fldCharType="begin"/>
        </w:r>
        <w:r w:rsidR="002843C0">
          <w:rPr>
            <w:webHidden/>
          </w:rPr>
          <w:instrText>PAGEREF _Toc6750633 \h</w:instrText>
        </w:r>
        <w:r w:rsidR="002843C0">
          <w:rPr>
            <w:webHidden/>
          </w:rPr>
        </w:r>
        <w:r w:rsidR="002843C0">
          <w:rPr>
            <w:webHidden/>
          </w:rPr>
          <w:fldChar w:fldCharType="separate"/>
        </w:r>
        <w:r w:rsidR="002843C0">
          <w:rPr>
            <w:rStyle w:val="Enlacedelndice"/>
            <w:webHidden/>
          </w:rPr>
          <w:t>Figura 5 – Utilidad de la aplicación</w:t>
        </w:r>
        <w:r w:rsidR="002843C0">
          <w:rPr>
            <w:rStyle w:val="Enlacedelndice"/>
            <w:webHidden/>
          </w:rPr>
          <w:tab/>
          <w:t>6</w:t>
        </w:r>
        <w:r w:rsidR="002843C0">
          <w:rPr>
            <w:webHidden/>
          </w:rPr>
          <w:fldChar w:fldCharType="end"/>
        </w:r>
      </w:hyperlink>
    </w:p>
    <w:p w:rsidR="00DD0F75" w:rsidRDefault="002843C0">
      <w:pPr>
        <w:pStyle w:val="Tabladeilustraciones"/>
        <w:tabs>
          <w:tab w:val="right" w:leader="dot" w:pos="8494"/>
        </w:tabs>
        <w:ind w:firstLine="0"/>
      </w:pPr>
      <w:r>
        <w:fldChar w:fldCharType="end"/>
      </w:r>
    </w:p>
    <w:p w:rsidR="00962180" w:rsidRDefault="002843C0" w:rsidP="00DB0363">
      <w:pPr>
        <w:spacing w:before="0" w:after="160" w:line="259" w:lineRule="auto"/>
        <w:ind w:firstLine="0"/>
        <w:jc w:val="left"/>
        <w:sectPr w:rsidR="00962180" w:rsidSect="00962180">
          <w:headerReference w:type="default" r:id="rId10"/>
          <w:footerReference w:type="default" r:id="rId11"/>
          <w:pgSz w:w="11906" w:h="16838"/>
          <w:pgMar w:top="1417" w:right="707" w:bottom="1417" w:left="1134" w:header="708" w:footer="708" w:gutter="0"/>
          <w:pgNumType w:start="1"/>
          <w:cols w:space="720"/>
          <w:formProt w:val="0"/>
          <w:docGrid w:linePitch="360" w:charSpace="-6145"/>
        </w:sectPr>
      </w:pPr>
      <w:r>
        <w:br w:type="page"/>
      </w:r>
    </w:p>
    <w:p w:rsidR="00DD0F75" w:rsidRDefault="002843C0">
      <w:pPr>
        <w:pStyle w:val="Ttulo1"/>
        <w:numPr>
          <w:ilvl w:val="0"/>
          <w:numId w:val="2"/>
        </w:numPr>
      </w:pPr>
      <w:bookmarkStart w:id="0" w:name="_Toc180078751"/>
      <w:r>
        <w:rPr>
          <w:lang w:bidi="en-US"/>
        </w:rPr>
        <w:lastRenderedPageBreak/>
        <w:t>INTRODUCCION</w:t>
      </w:r>
      <w:bookmarkEnd w:id="0"/>
      <w:r>
        <w:t xml:space="preserve"> </w:t>
      </w:r>
    </w:p>
    <w:p w:rsidR="006E7F1F" w:rsidRDefault="006E7F1F" w:rsidP="002A621D">
      <w:pPr>
        <w:pStyle w:val="Cuerpo"/>
        <w:spacing w:line="240" w:lineRule="auto"/>
        <w:jc w:val="both"/>
        <w:rPr>
          <w:rFonts w:ascii="Times New Roman" w:hAnsi="Times New Roman" w:cs="Times New Roman"/>
        </w:rPr>
      </w:pPr>
      <w:bookmarkStart w:id="1" w:name="_Toc482291117"/>
      <w:bookmarkStart w:id="2" w:name="_Toc482291171"/>
      <w:bookmarkStart w:id="3" w:name="_Toc482291238"/>
      <w:bookmarkStart w:id="4" w:name="_Toc482291298"/>
      <w:bookmarkStart w:id="5" w:name="_Toc482291457"/>
      <w:bookmarkStart w:id="6" w:name="_Toc482291694"/>
      <w:bookmarkStart w:id="7" w:name="_Toc482292038"/>
      <w:bookmarkStart w:id="8" w:name="_Toc482292738"/>
      <w:bookmarkStart w:id="9" w:name="_Toc482292826"/>
      <w:bookmarkStart w:id="10" w:name="_Toc482295389"/>
      <w:bookmarkStart w:id="11" w:name="_Toc482741578"/>
      <w:bookmarkStart w:id="12" w:name="_Toc482741614"/>
      <w:bookmarkStart w:id="13" w:name="_Toc482741666"/>
      <w:bookmarkStart w:id="14" w:name="_Toc482826522"/>
      <w:bookmarkStart w:id="15" w:name="_Toc482890125"/>
      <w:bookmarkStart w:id="16" w:name="_Toc482901076"/>
      <w:bookmarkStart w:id="17" w:name="_Toc482957067"/>
      <w:bookmarkStart w:id="18" w:name="_Toc48358385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022A20">
        <w:rPr>
          <w:rFonts w:ascii="Times New Roman" w:hAnsi="Times New Roman" w:cs="Times New Roman"/>
        </w:rPr>
        <w:t>Tianguis es una aplicación web diseñada para facilitar la compra-venta de productos de segunda mano y facilitar la comunicación de vendedor y comprador. La aplicación Tianguis es una respuesta a la creciente aceptación de la reutilización de objetos debido la preocupación cada vez más implantada en nuestra sociedad sobre el medio ambiente y el futuro de este. La aplicación web facilita a los vendedores publicar anuncios de sus productos usados y a su vez permite a los compradores mediante un buscador realizar la compra de estos. Una de las ventajas para los compradores es que pueden adquirir productos a precios más asequibles y los vendedores obtener beneficios de cosas que no tenga uso para ellos. La ventaja de Tianguis es que se puede realizar la comunicación sin intermediarios por lo que los beneficios para nuestros usuarios son magnificados.</w:t>
      </w:r>
    </w:p>
    <w:p w:rsidR="00E3276E" w:rsidRDefault="00E3276E" w:rsidP="00E3276E">
      <w:pPr>
        <w:pStyle w:val="Cuerpo"/>
        <w:spacing w:line="240" w:lineRule="auto"/>
        <w:jc w:val="both"/>
        <w:rPr>
          <w:rFonts w:ascii="Times New Roman" w:hAnsi="Times New Roman" w:cs="Times New Roman"/>
        </w:rPr>
      </w:pPr>
      <w:r>
        <w:rPr>
          <w:rFonts w:ascii="Times New Roman" w:hAnsi="Times New Roman" w:cs="Times New Roman"/>
        </w:rPr>
        <w:t xml:space="preserve">La aplicación tianguis tendrá estas </w:t>
      </w:r>
      <w:r w:rsidR="00B04503">
        <w:rPr>
          <w:rFonts w:ascii="Times New Roman" w:hAnsi="Times New Roman" w:cs="Times New Roman"/>
        </w:rPr>
        <w:t>funcionalidades:</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usuario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Publicar anuncio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categoría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Seleccionar tipo venta (presencial, distancia)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Comprar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Búsqueda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Contacto con el vendedor (negociación de compra)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Gestionar compra (entrega del producto, presencial o distancia)</w:t>
      </w:r>
    </w:p>
    <w:p w:rsidR="004B457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Reseña vendedor</w:t>
      </w: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9414D9" w:rsidRPr="004B4579" w:rsidRDefault="004B4579" w:rsidP="004B4579">
      <w:pPr>
        <w:tabs>
          <w:tab w:val="center" w:pos="5387"/>
        </w:tabs>
        <w:rPr>
          <w:lang w:val="es-ES_tradnl"/>
        </w:rPr>
      </w:pPr>
      <w:r>
        <w:rPr>
          <w:rFonts w:asciiTheme="majorHAnsi" w:eastAsiaTheme="majorEastAsia" w:hAnsiTheme="majorHAnsi" w:cstheme="majorBidi"/>
          <w:sz w:val="28"/>
          <w:szCs w:val="28"/>
          <w:lang w:val="es-ES_tradnl"/>
        </w:rPr>
        <w:tab/>
      </w:r>
    </w:p>
    <w:p w:rsidR="00DD0F75" w:rsidRDefault="002843C0" w:rsidP="00515C14">
      <w:pPr>
        <w:pStyle w:val="Ttulo1"/>
        <w:numPr>
          <w:ilvl w:val="0"/>
          <w:numId w:val="2"/>
        </w:numPr>
        <w:spacing w:line="240" w:lineRule="auto"/>
        <w:jc w:val="both"/>
      </w:pPr>
      <w:bookmarkStart w:id="19" w:name="_Toc180078752"/>
      <w:r>
        <w:lastRenderedPageBreak/>
        <w:t>JUSTIFICACION</w:t>
      </w:r>
      <w:bookmarkEnd w:id="19"/>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En los últimos años hemos experimentado un creciente aumento en cuanto a la consciencia a la protección al medio ambiente. La reutilización de productos es una de las acciones que pueden ayudar a mejorar la producción de deshechos y Tianguis ofrece una plataforma para poder realizar esta acción. No solo la consciencia al medio ambiente importara a los usuarios ya que individualmente recibirán un beneficio económico, ya sea por la venta o por el ahorro en la compra. El mercado de los productos de segunda mano ha aumentado ampliamente los últimos años no solo por la consciencia ambiental si no por el deseo de personas de encontrar productos perfectamente funcionales a un precio más bajo. Una plataforma online facilita de la mejor manera la realización de estos intercambios sin tener que realizar un esfuerzo grande de desplazamiento o búsqueda. </w:t>
      </w:r>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Por último y no menos importante el desarrollo de una aplicación de este estilo ayuda al crecimiento profesional en el contexto de la formación de desarrollo de aplicaciones web. </w:t>
      </w:r>
    </w:p>
    <w:p w:rsidR="004B4579" w:rsidRDefault="004B4579">
      <w:pPr>
        <w:rPr>
          <w:rFonts w:asciiTheme="majorHAnsi" w:eastAsiaTheme="majorEastAsia" w:hAnsiTheme="majorHAnsi" w:cstheme="majorBidi"/>
          <w:color w:val="00000A"/>
          <w:spacing w:val="-10"/>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DD0F75" w:rsidRPr="004B4579" w:rsidRDefault="00DD0F75" w:rsidP="004B4579">
      <w:pPr>
        <w:jc w:val="center"/>
        <w:rPr>
          <w:rFonts w:asciiTheme="majorHAnsi" w:eastAsiaTheme="majorEastAsia" w:hAnsiTheme="majorHAnsi" w:cstheme="majorBidi"/>
          <w:sz w:val="56"/>
          <w:szCs w:val="56"/>
        </w:rPr>
      </w:pPr>
    </w:p>
    <w:p w:rsidR="00DD0F75" w:rsidRDefault="00E9269D">
      <w:pPr>
        <w:pStyle w:val="Ttulo1"/>
        <w:numPr>
          <w:ilvl w:val="0"/>
          <w:numId w:val="2"/>
        </w:numPr>
      </w:pPr>
      <w:bookmarkStart w:id="20" w:name="_FASE_DE_ANÁLISIS"/>
      <w:bookmarkEnd w:id="20"/>
      <w:r>
        <w:lastRenderedPageBreak/>
        <w:t xml:space="preserve">OBJETIVOS - </w:t>
      </w:r>
      <w:r w:rsidR="009A5207">
        <w:t>FASE DE ANÁLISIS</w:t>
      </w:r>
    </w:p>
    <w:p w:rsidR="00473523" w:rsidRDefault="00473523" w:rsidP="006E7F1F">
      <w:pPr>
        <w:pStyle w:val="Cuerpo2"/>
        <w:rPr>
          <w:rFonts w:ascii="Times New Roman" w:hAnsi="Times New Roman" w:cs="Times New Roman"/>
          <w:sz w:val="24"/>
          <w:szCs w:val="24"/>
        </w:rPr>
      </w:pPr>
      <w:r>
        <w:rPr>
          <w:rFonts w:ascii="Times New Roman" w:hAnsi="Times New Roman" w:cs="Times New Roman"/>
          <w:sz w:val="24"/>
          <w:szCs w:val="24"/>
        </w:rPr>
        <w:t>Los requisitos funcionales para la creación de la aplicación web tianguis son</w:t>
      </w:r>
      <w:r w:rsidR="00B74537">
        <w:rPr>
          <w:rFonts w:ascii="Times New Roman" w:hAnsi="Times New Roman" w:cs="Times New Roman"/>
          <w:sz w:val="24"/>
          <w:szCs w:val="24"/>
        </w:rPr>
        <w:t xml:space="preserve"> los siguientes:</w:t>
      </w:r>
    </w:p>
    <w:p w:rsidR="006E7F1F" w:rsidRDefault="006E7F1F" w:rsidP="006E7F1F">
      <w:pPr>
        <w:pStyle w:val="Cuerpo2"/>
        <w:rPr>
          <w:rFonts w:ascii="Times New Roman" w:hAnsi="Times New Roman" w:cs="Times New Roman"/>
          <w:sz w:val="24"/>
          <w:szCs w:val="24"/>
        </w:rPr>
      </w:pPr>
    </w:p>
    <w:p w:rsidR="00113448" w:rsidRDefault="006E7F1F" w:rsidP="00113448">
      <w:pPr>
        <w:pStyle w:val="Predeterminado"/>
        <w:numPr>
          <w:ilvl w:val="0"/>
          <w:numId w:val="4"/>
        </w:numPr>
        <w:spacing w:before="0" w:after="281" w:line="240" w:lineRule="auto"/>
        <w:rPr>
          <w:rFonts w:ascii="Times New Roman" w:hAnsi="Times New Roman" w:cs="Times New Roman"/>
          <w:b/>
          <w:bCs/>
          <w:lang w:val="es-ES_tradnl"/>
        </w:rPr>
      </w:pPr>
      <w:r w:rsidRPr="00022A20">
        <w:rPr>
          <w:rFonts w:ascii="Times New Roman" w:hAnsi="Times New Roman" w:cs="Times New Roman"/>
          <w:b/>
          <w:bCs/>
          <w:lang w:val="es-ES_tradnl"/>
        </w:rPr>
        <w:t>Registro y Acceso de Usuarios</w:t>
      </w:r>
    </w:p>
    <w:p w:rsidR="00113448" w:rsidRDefault="00113448" w:rsidP="00113448">
      <w:pPr>
        <w:pStyle w:val="Predeterminado"/>
        <w:spacing w:before="0" w:after="240" w:line="240" w:lineRule="auto"/>
        <w:ind w:left="708"/>
        <w:rPr>
          <w:rFonts w:ascii="Times New Roman" w:hAnsi="Times New Roman" w:cs="Times New Roman"/>
          <w:lang w:val="es-ES_tradnl"/>
        </w:rPr>
      </w:pPr>
      <w:r w:rsidRPr="00022A20">
        <w:rPr>
          <w:rFonts w:ascii="Times New Roman" w:hAnsi="Times New Roman" w:cs="Times New Roman"/>
          <w:lang w:val="es-ES_tradnl"/>
        </w:rPr>
        <w:t>La plataforma Tianguis permite a los usuarios registrarse y acceder a sus perfiles de manera sencilla.</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Registrar usuario nuevo: El usuario puede registrarse en Tianguis proporcionando un correo electrónico válido y una contraseña. Estos datos serán verificados tanto en cliente como en servidor.</w:t>
      </w:r>
      <w:r>
        <w:rPr>
          <w:rFonts w:ascii="Times New Roman" w:eastAsia="Times Roman" w:hAnsi="Times New Roman" w:cs="Times New Roman"/>
        </w:rPr>
        <w:t xml:space="preserve"> Los pasos incluyen completar un formulario que solicita: </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Nick (único).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Nombre real.</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Fecha de nacimiento.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Confirmar correo electrónico.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Dirección de envío.</w:t>
      </w:r>
    </w:p>
    <w:p w:rsid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Número de teléfono.</w:t>
      </w:r>
    </w:p>
    <w:p w:rsidR="00113448" w:rsidRDefault="00113448" w:rsidP="00113448">
      <w:pPr>
        <w:pStyle w:val="Predeterminado"/>
        <w:spacing w:before="0" w:after="240" w:line="240" w:lineRule="auto"/>
        <w:ind w:left="1416"/>
        <w:rPr>
          <w:rFonts w:ascii="Times New Roman" w:eastAsia="Times Roman" w:hAnsi="Times New Roman" w:cs="Times New Roman"/>
        </w:rPr>
      </w:pPr>
      <w:r w:rsidRPr="00113448">
        <w:rPr>
          <w:rFonts w:ascii="Times New Roman" w:eastAsia="Times Roman" w:hAnsi="Times New Roman" w:cs="Times New Roman"/>
        </w:rPr>
        <w:t>También se le asignará automáticamente un código único a cada usuario, y podrá editar estos datos en cualquier momento desde su perfil. Existe la opción de registro con Google para facilitar el proceso.</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Acceso con usuario existente: Los usuarios ya registrados podrán acceder a su perfil utilizando su correo electrónico y contraseña. La aplicación validará estos datos en la base de datos. Si los datos son correctos, el usuario podrá acceder a su perfil; de lo contrario, se mostrará un mensaje de error.</w:t>
      </w:r>
    </w:p>
    <w:p w:rsidR="00113448" w:rsidRDefault="00113448" w:rsidP="00113448">
      <w:pPr>
        <w:pStyle w:val="Predeterminado"/>
        <w:spacing w:before="0" w:after="281" w:line="240" w:lineRule="auto"/>
        <w:ind w:left="1068"/>
        <w:rPr>
          <w:rFonts w:ascii="Times New Roman" w:hAnsi="Times New Roman" w:cs="Times New Roman"/>
          <w:b/>
          <w:bCs/>
          <w:lang w:val="es-ES_tradnl"/>
        </w:rPr>
      </w:pP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Perfil de usuario</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Una vez registrado o autenticado, el usuario podrá acceder a su perfil en donde podrá realizar las siguientes acciones principales:</w:t>
      </w:r>
    </w:p>
    <w:p w:rsid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Opciones de navegación principales: El usuario verá las opciones más destacadas en su perfil:</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Comprar: Acceso al buscador de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Vender: Publicación de nuevos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lastRenderedPageBreak/>
        <w:t>Pedidos realizados: Resumen de las compras realizadas.</w:t>
      </w:r>
    </w:p>
    <w:p w:rsid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Productos en venta: Productos que el usuario ha puesto a la venta.</w:t>
      </w:r>
    </w:p>
    <w:p w:rsidR="00113448" w:rsidRP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Configuración del perfil: El usuario podrá acceder a la configuración para modificar su información personal o eliminar su cuenta. Esto se realiza a través de un CRUD con la base de datos, lo que permite la modificación o eliminación de los datos del usuario.</w:t>
      </w: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Venta de artículos</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El proceso de venta en Tianguis está diseñado para ser sencillo e intuitivo. A continuación se detallan los pasos para vender un artículo:</w:t>
      </w:r>
    </w:p>
    <w:p w:rsidR="00113448"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Publicación de un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Acceder a la sección de ventas: Desde el perfil del usuario, se debe hacer clic en el botón "Vender", lo que abrirá un formulario para crear un nuevo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Completar la información del anuncio:</w:t>
      </w:r>
    </w:p>
    <w:p w:rsid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Nombre del producto: Un título claro y descriptivo.</w:t>
      </w:r>
    </w:p>
    <w:p w:rsidR="00A30E7C" w:rsidRPr="00021C72" w:rsidRDefault="00A30E7C" w:rsidP="00021C72">
      <w:pPr>
        <w:pStyle w:val="Predeterminado"/>
        <w:numPr>
          <w:ilvl w:val="0"/>
          <w:numId w:val="7"/>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Categoría del artículo: de una lista de opciones se elegirá a cuál de estas pertenece. Es una manera de facilitar búsqueda de artículos</w:t>
      </w:r>
      <w:r w:rsidR="00FD44DF">
        <w:rPr>
          <w:rFonts w:ascii="Times New Roman" w:hAnsi="Times New Roman" w:cs="Times New Roman"/>
          <w:bCs/>
          <w:lang w:val="es-ES_tradnl"/>
        </w:rPr>
        <w:t>. Las opciones son Moda, Tecnología y Hogar.</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Características: Breve descripción del artículo.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Estado de conservación: Seleccionable desde un menú desplegable (Nuevo, Poco usado, Desgastado, etc.).</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Precio: Un valor numérico.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Imagen: Se permite cargar imágenes del producto.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La fecha de registro se generará automáticamente y el anuncio quedará vinculado al código único del usuario.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Consejos para vender más rápido:</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Utilizar fotos reales y en alta calidad.</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Ofrecer una descripción precisa y sincera del artículo, incluyendo detalles sobre su estado.</w:t>
      </w:r>
    </w:p>
    <w:p w:rsidR="00021C72" w:rsidRPr="00113448"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Comparar precios de productos similares antes de fijar un precio.</w:t>
      </w:r>
    </w:p>
    <w:p w:rsidR="00021C72" w:rsidRDefault="00021C72" w:rsidP="00021C72">
      <w:pPr>
        <w:pStyle w:val="Predeterminado"/>
        <w:spacing w:before="0" w:after="281" w:line="240" w:lineRule="auto"/>
        <w:ind w:left="2508"/>
        <w:rPr>
          <w:rFonts w:ascii="Times New Roman" w:hAnsi="Times New Roman" w:cs="Times New Roman"/>
          <w:bCs/>
          <w:lang w:val="es-ES_tradnl"/>
        </w:rPr>
      </w:pPr>
    </w:p>
    <w:p w:rsidR="00021C72"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Modificación de Anuncios</w:t>
      </w:r>
      <w:r>
        <w:rPr>
          <w:rFonts w:ascii="Times New Roman" w:hAnsi="Times New Roman" w:cs="Times New Roman"/>
          <w:bCs/>
          <w:lang w:val="es-ES_tradnl"/>
        </w:rPr>
        <w:t xml:space="preserve">. </w:t>
      </w:r>
      <w:r w:rsidRPr="00021C72">
        <w:rPr>
          <w:rFonts w:ascii="Times New Roman" w:hAnsi="Times New Roman" w:cs="Times New Roman"/>
          <w:bCs/>
          <w:lang w:val="es-ES_tradnl"/>
        </w:rPr>
        <w:t xml:space="preserve">Los usuarios pueden modificar o eliminar sus anuncios </w:t>
      </w:r>
      <w:r>
        <w:rPr>
          <w:rFonts w:ascii="Times New Roman" w:hAnsi="Times New Roman" w:cs="Times New Roman"/>
          <w:bCs/>
          <w:lang w:val="es-ES_tradnl"/>
        </w:rPr>
        <w:t>en cualquier momento. Para ello:</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Desde el perfil, en la pestaña de "Productos en venta", el usuario puede ver todos los artículos publicados.</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Cada anuncio tendrá un botón de "Modificar" que estará disponible una vez que el anuncio haya sido aprobado tras la revisión inicial.</w:t>
      </w:r>
    </w:p>
    <w:p w:rsidR="00113448" w:rsidRDefault="00021C72"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Compra de artículos</w:t>
      </w:r>
    </w:p>
    <w:p w:rsidR="00021C72" w:rsidRDefault="00021C72" w:rsidP="00021C72">
      <w:pPr>
        <w:pStyle w:val="Predeterminado"/>
        <w:spacing w:before="0" w:after="281" w:line="240" w:lineRule="auto"/>
        <w:ind w:left="1068"/>
        <w:rPr>
          <w:rFonts w:ascii="Times New Roman" w:hAnsi="Times New Roman" w:cs="Times New Roman"/>
          <w:b/>
          <w:bCs/>
          <w:lang w:val="es-ES_tradnl"/>
        </w:rPr>
      </w:pPr>
      <w:r w:rsidRPr="00021C72">
        <w:rPr>
          <w:rFonts w:ascii="Times New Roman" w:hAnsi="Times New Roman" w:cs="Times New Roman"/>
          <w:bCs/>
          <w:lang w:val="es-ES_tradnl"/>
        </w:rPr>
        <w:t>La compra en Tianguis es un proceso fácil y rápido. Los usuarios pueden buscar productos, contactar con los vendedores y realizar compras de manera presencial o a distancia</w:t>
      </w:r>
      <w:r w:rsidRPr="00021C72">
        <w:rPr>
          <w:rFonts w:ascii="Times New Roman" w:hAnsi="Times New Roman" w:cs="Times New Roman"/>
          <w:b/>
          <w:bCs/>
          <w:lang w:val="es-ES_tradnl"/>
        </w:rPr>
        <w:t>.</w:t>
      </w:r>
    </w:p>
    <w:p w:rsidR="00021C72" w:rsidRPr="00A30E7C"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 xml:space="preserve">Buscador de artículos: </w:t>
      </w:r>
      <w:r w:rsidRPr="00021C72">
        <w:rPr>
          <w:rFonts w:ascii="Times New Roman" w:hAnsi="Times New Roman" w:cs="Times New Roman"/>
          <w:bCs/>
          <w:lang w:val="es-ES_tradnl"/>
        </w:rPr>
        <w:t>Tianguis incluye un buscador global que permite a los usuarios buscar productos por nombre. Los resultados aparecerán en una lista que muestra los productos disponibles junto con su precio y la opción de comprar directamente.</w:t>
      </w:r>
    </w:p>
    <w:p w:rsidR="00A30E7C" w:rsidRPr="00021C72" w:rsidRDefault="00A30E7C"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Elección de categoría: en vez de usar el buscador se puede seleccionar la categoría deseada y se mostrará un listado de los productos guardados en ésta.</w:t>
      </w:r>
    </w:p>
    <w:p w:rsidR="00021C72" w:rsidRPr="00021C72"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Opciones de compra:</w:t>
      </w:r>
    </w:p>
    <w:p w:rsidR="00021C72" w:rsidRPr="00021C72"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presencial:</w:t>
      </w:r>
      <w:r w:rsidR="00A30E7C">
        <w:rPr>
          <w:rFonts w:ascii="Times New Roman" w:hAnsi="Times New Roman" w:cs="Times New Roman"/>
          <w:bCs/>
          <w:lang w:val="es-ES_tradnl"/>
        </w:rPr>
        <w:t xml:space="preserve"> Para ayudar en esta interacción disponemos de mensajería instantánea comprador – vendedor con el fin de que puedan llegar a un acuerdo.</w:t>
      </w:r>
    </w:p>
    <w:p w:rsidR="00021C72" w:rsidRPr="002843C0"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a distancia:</w:t>
      </w:r>
    </w:p>
    <w:p w:rsid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Si el vendedor y comprador están en diferentes ciudades, la transacción debe realizarse a distancia.</w:t>
      </w:r>
    </w:p>
    <w:p w:rsidR="002843C0" w:rsidRP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Método recomendado: Pago contra reembolso, donde el comprador paga el producto al recibirlo, minimizando el riesgo para ambas partes.</w:t>
      </w:r>
    </w:p>
    <w:p w:rsidR="00113448" w:rsidRDefault="002843C0"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Negociación y mensajería</w:t>
      </w:r>
    </w:p>
    <w:p w:rsidR="002843C0" w:rsidRDefault="002843C0" w:rsidP="002843C0">
      <w:pPr>
        <w:pStyle w:val="Predeterminado"/>
        <w:spacing w:before="0" w:after="281" w:line="240" w:lineRule="auto"/>
        <w:ind w:left="1068"/>
        <w:rPr>
          <w:rFonts w:ascii="Times New Roman" w:hAnsi="Times New Roman" w:cs="Times New Roman"/>
          <w:bCs/>
          <w:lang w:val="es-ES_tradnl"/>
        </w:rPr>
      </w:pPr>
      <w:r w:rsidRPr="002843C0">
        <w:rPr>
          <w:rFonts w:ascii="Times New Roman" w:hAnsi="Times New Roman" w:cs="Times New Roman"/>
          <w:bCs/>
          <w:lang w:val="es-ES_tradnl"/>
        </w:rPr>
        <w:t>Tianguis también permite a los usuarios negociar el precio de los productos</w:t>
      </w:r>
      <w:r>
        <w:rPr>
          <w:rFonts w:ascii="Times New Roman" w:hAnsi="Times New Roman" w:cs="Times New Roman"/>
          <w:bCs/>
          <w:lang w:val="es-ES_tradnl"/>
        </w:rPr>
        <w:t xml:space="preserve"> a través de los precios que puede ofertar el comprador</w:t>
      </w:r>
      <w:r w:rsidRPr="002843C0">
        <w:rPr>
          <w:rFonts w:ascii="Times New Roman" w:hAnsi="Times New Roman" w:cs="Times New Roman"/>
          <w:bCs/>
          <w:lang w:val="es-ES_tradnl"/>
        </w:rPr>
        <w:t xml:space="preserve"> y comunicarse a través de un sistema de mensajería.</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 xml:space="preserve">Contacto con el vendedor por mensajería: El comprador puede contactar con el vendedor mediante un sistema de mensajería interno para discutir los detalles del artículo. El pago por la web solo permite aplicar un 5% o un 10% de descuento al precio original por lo que si se desea aceptar una oferta </w:t>
      </w:r>
      <w:r w:rsidR="00295FAF">
        <w:rPr>
          <w:rFonts w:ascii="Times New Roman" w:hAnsi="Times New Roman" w:cs="Times New Roman"/>
          <w:bCs/>
          <w:lang w:val="es-ES_tradnl"/>
        </w:rPr>
        <w:t>más</w:t>
      </w:r>
      <w:r>
        <w:rPr>
          <w:rFonts w:ascii="Times New Roman" w:hAnsi="Times New Roman" w:cs="Times New Roman"/>
          <w:bCs/>
          <w:lang w:val="es-ES_tradnl"/>
        </w:rPr>
        <w:t xml:space="preserve"> baja la transacción deberá ser en persona o </w:t>
      </w:r>
      <w:r w:rsidR="00295FAF">
        <w:rPr>
          <w:rFonts w:ascii="Times New Roman" w:hAnsi="Times New Roman" w:cs="Times New Roman"/>
          <w:bCs/>
          <w:lang w:val="es-ES_tradnl"/>
        </w:rPr>
        <w:t xml:space="preserve">en </w:t>
      </w:r>
      <w:proofErr w:type="spellStart"/>
      <w:r w:rsidR="00295FAF">
        <w:rPr>
          <w:rFonts w:ascii="Times New Roman" w:hAnsi="Times New Roman" w:cs="Times New Roman"/>
          <w:bCs/>
          <w:lang w:val="es-ES_tradnl"/>
        </w:rPr>
        <w:t>el</w:t>
      </w:r>
      <w:proofErr w:type="spellEnd"/>
      <w:r w:rsidR="00295FAF">
        <w:rPr>
          <w:rFonts w:ascii="Times New Roman" w:hAnsi="Times New Roman" w:cs="Times New Roman"/>
          <w:bCs/>
          <w:lang w:val="es-ES_tradnl"/>
        </w:rPr>
        <w:t xml:space="preserve"> envió a contra rembolso.</w:t>
      </w:r>
      <w:r>
        <w:rPr>
          <w:rFonts w:ascii="Times New Roman" w:hAnsi="Times New Roman" w:cs="Times New Roman"/>
          <w:bCs/>
          <w:lang w:val="es-ES_tradnl"/>
        </w:rPr>
        <w:t xml:space="preserve"> </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lastRenderedPageBreak/>
        <w:t>Oferta de precio de compra a través de la web: El comprador puede hacer una oferta al vendedor a través de la opción de comprar producto seleccionando entre:</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Comprar a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Ofrecer un 5% menos del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Ofrecer un 10</w:t>
      </w:r>
      <w:r w:rsidRPr="002843C0">
        <w:rPr>
          <w:rFonts w:ascii="Times New Roman" w:hAnsi="Times New Roman" w:cs="Times New Roman"/>
          <w:bCs/>
          <w:lang w:val="es-ES_tradnl"/>
        </w:rPr>
        <w:t>% menos del precio original.</w:t>
      </w:r>
    </w:p>
    <w:p w:rsidR="002843C0" w:rsidRPr="002843C0" w:rsidRDefault="002843C0" w:rsidP="002843C0">
      <w:pPr>
        <w:pStyle w:val="Predeterminado"/>
        <w:spacing w:before="0" w:after="281" w:line="240" w:lineRule="auto"/>
        <w:ind w:left="1416"/>
        <w:rPr>
          <w:rFonts w:ascii="Times New Roman" w:hAnsi="Times New Roman" w:cs="Times New Roman"/>
          <w:bCs/>
          <w:lang w:val="es-ES_tradnl"/>
        </w:rPr>
      </w:pPr>
      <w:r>
        <w:rPr>
          <w:rFonts w:ascii="Times New Roman" w:hAnsi="Times New Roman" w:cs="Times New Roman"/>
          <w:bCs/>
          <w:lang w:val="es-ES_tradnl"/>
        </w:rPr>
        <w:t>El vendedor recibirá la oferta en su perfil y decidirá si la acepta o no. Una vez aceptada, se le enviara un correo al comprador para finalizar la compra añadiendo el método de pago.</w:t>
      </w:r>
    </w:p>
    <w:p w:rsidR="00295FAF"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Gestión de Pedidos y Ventas</w:t>
      </w:r>
    </w:p>
    <w:p w:rsid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Los usuarios pueden ver y gestionar sus compras y ventas desde sus respectivos apartados en el perfil.</w:t>
      </w:r>
    </w:p>
    <w:p w:rsid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Pedidos Realizados</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acceder a un resumen de todas las compras que ha realizado, donde se mostrará el estado de cada pedido (pendiente, comprado o cancelado). También puede cancelar una compra desde esta sección.</w:t>
      </w:r>
    </w:p>
    <w:p w:rsidR="00295FAF" w:rsidRP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Productos en Venta</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ver todos los productos que ha publicado en la pestaña de "Productos en venta". Además, podrá ver las solicitudes de compra recibidas, con las ofertas de precio enviadas por los compradores, y decidir si acepta o no las ofertas.</w:t>
      </w:r>
    </w:p>
    <w:p w:rsidR="00113448"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Ofertas de Artículos con Descuento</w:t>
      </w:r>
    </w:p>
    <w:p w:rsidR="00295FAF" w:rsidRP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Tianguis ofrece una sección especial de artículos con más de un mes de antigüedad. Estos productos recibirán automáticamente un descuento del 10% sobre su precio original.</w:t>
      </w:r>
    </w:p>
    <w:p w:rsidR="00113448" w:rsidRDefault="00DE21AB" w:rsidP="00DE21AB">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Página de la aplicación</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La estructura básica de la aplicación consta de las siguientes páginas: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1.</w:t>
      </w:r>
      <w:r w:rsidRPr="00DE21AB">
        <w:rPr>
          <w:rFonts w:ascii="Times New Roman" w:hAnsi="Times New Roman" w:cs="Times New Roman"/>
          <w:bCs/>
          <w:lang w:val="es-ES_tradnl"/>
        </w:rPr>
        <w:tab/>
        <w:t>Página Principal:</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Opción para iniciar sesión o registrarse.</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Mensaje de error en caso de datos inválidos.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2.</w:t>
      </w:r>
      <w:r w:rsidRPr="00DE21AB">
        <w:rPr>
          <w:rFonts w:ascii="Times New Roman" w:hAnsi="Times New Roman" w:cs="Times New Roman"/>
          <w:bCs/>
          <w:lang w:val="es-ES_tradnl"/>
        </w:rPr>
        <w:tab/>
        <w:t>Registro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para registrarse con un formulario que valida los datos en cliente o servidor.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3.</w:t>
      </w:r>
      <w:r w:rsidRPr="00DE21AB">
        <w:rPr>
          <w:rFonts w:ascii="Times New Roman" w:hAnsi="Times New Roman" w:cs="Times New Roman"/>
          <w:bCs/>
          <w:lang w:val="es-ES_tradnl"/>
        </w:rPr>
        <w:tab/>
        <w:t>Perfil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lastRenderedPageBreak/>
        <w:t>Página central desde donde se puede acceder a las opciones de compra, venta, pedidos y configuración del usuario.</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4.</w:t>
      </w:r>
      <w:r w:rsidRPr="00DE21AB">
        <w:rPr>
          <w:rFonts w:ascii="Times New Roman" w:hAnsi="Times New Roman" w:cs="Times New Roman"/>
          <w:bCs/>
          <w:lang w:val="es-ES_tradnl"/>
        </w:rPr>
        <w:tab/>
        <w:t>Compra: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con listado de productos disponibles</w:t>
      </w:r>
      <w:r w:rsidR="00A30E7C">
        <w:rPr>
          <w:rFonts w:ascii="Times New Roman" w:hAnsi="Times New Roman" w:cs="Times New Roman"/>
          <w:bCs/>
          <w:lang w:val="es-ES_tradnl"/>
        </w:rPr>
        <w:t xml:space="preserve"> por categoría</w:t>
      </w:r>
      <w:r w:rsidRPr="00DE21AB">
        <w:rPr>
          <w:rFonts w:ascii="Times New Roman" w:hAnsi="Times New Roman" w:cs="Times New Roman"/>
          <w:bCs/>
          <w:lang w:val="es-ES_tradnl"/>
        </w:rPr>
        <w:t xml:space="preserve"> y opción de buscador.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5.</w:t>
      </w:r>
      <w:r w:rsidRPr="00DE21AB">
        <w:rPr>
          <w:rFonts w:ascii="Times New Roman" w:hAnsi="Times New Roman" w:cs="Times New Roman"/>
          <w:bCs/>
          <w:lang w:val="es-ES_tradnl"/>
        </w:rPr>
        <w:tab/>
        <w:t>Pedidos Realizados:</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que muestra las compras realizadas y su estado actual.</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6.</w:t>
      </w:r>
      <w:r w:rsidRPr="00DE21AB">
        <w:rPr>
          <w:rFonts w:ascii="Times New Roman" w:hAnsi="Times New Roman" w:cs="Times New Roman"/>
          <w:bCs/>
          <w:lang w:val="es-ES_tradnl"/>
        </w:rPr>
        <w:tab/>
        <w:t>Productos en Venta: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
          <w:bCs/>
          <w:lang w:val="es-ES_tradnl"/>
        </w:rPr>
      </w:pPr>
      <w:r w:rsidRPr="00DE21AB">
        <w:rPr>
          <w:rFonts w:ascii="Times New Roman" w:hAnsi="Times New Roman" w:cs="Times New Roman"/>
          <w:bCs/>
          <w:lang w:val="es-ES_tradnl"/>
        </w:rPr>
        <w:t>Página que lista los productos que el usuario ha puesto a la venta, con opciones para modificarlos o eliminarlos.</w:t>
      </w:r>
    </w:p>
    <w:p w:rsidR="006E7F1F" w:rsidRDefault="006E7F1F" w:rsidP="006E7F1F">
      <w:pPr>
        <w:pStyle w:val="Cuerpo2"/>
        <w:rPr>
          <w:rFonts w:ascii="Times New Roman" w:hAnsi="Times New Roman" w:cs="Times New Roman"/>
          <w:sz w:val="24"/>
          <w:szCs w:val="24"/>
        </w:rPr>
      </w:pPr>
    </w:p>
    <w:p w:rsidR="006E7F1F" w:rsidRPr="00022A20" w:rsidRDefault="006E7F1F" w:rsidP="006E7F1F">
      <w:pPr>
        <w:pStyle w:val="Cuerpo2"/>
        <w:rPr>
          <w:rFonts w:ascii="Times New Roman" w:hAnsi="Times New Roman" w:cs="Times New Roman"/>
          <w:sz w:val="24"/>
          <w:szCs w:val="24"/>
        </w:rPr>
      </w:pPr>
    </w:p>
    <w:p w:rsidR="00DD0F75" w:rsidRDefault="00DD0F75"/>
    <w:p w:rsidR="00A15305" w:rsidRDefault="00A15305"/>
    <w:p w:rsidR="00A15305" w:rsidRDefault="00A15305"/>
    <w:p w:rsidR="00A15305" w:rsidRDefault="00A15305"/>
    <w:p w:rsidR="00A15305" w:rsidRDefault="00A15305"/>
    <w:p w:rsidR="00A15305" w:rsidRDefault="00A15305"/>
    <w:p w:rsidR="00A15305" w:rsidRPr="00A100C8" w:rsidRDefault="00A100C8" w:rsidP="00A100C8">
      <w:pPr>
        <w:pStyle w:val="Ttulo1"/>
        <w:ind w:left="142" w:hanging="142"/>
      </w:pPr>
      <w:bookmarkStart w:id="21" w:name="_3.1__"/>
      <w:bookmarkEnd w:id="21"/>
      <w:r>
        <w:lastRenderedPageBreak/>
        <w:t xml:space="preserve">3.1    </w:t>
      </w:r>
      <w:r w:rsidR="00A15305" w:rsidRPr="00A100C8">
        <w:t>DIAGRAMAS Y CASOS DE USOS</w:t>
      </w:r>
    </w:p>
    <w:p w:rsidR="00A100C8" w:rsidRDefault="00515C14" w:rsidP="00BA0914">
      <w:pPr>
        <w:ind w:left="-851" w:firstLine="0"/>
      </w:pPr>
      <w:r>
        <w:rPr>
          <w:noProof/>
        </w:rPr>
        <w:drawing>
          <wp:inline distT="0" distB="0" distL="0" distR="0">
            <wp:extent cx="7308850" cy="5793706"/>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0461" cy="5818764"/>
                    </a:xfrm>
                    <a:prstGeom prst="rect">
                      <a:avLst/>
                    </a:prstGeom>
                    <a:noFill/>
                    <a:ln>
                      <a:noFill/>
                    </a:ln>
                  </pic:spPr>
                </pic:pic>
              </a:graphicData>
            </a:graphic>
          </wp:inline>
        </w:drawing>
      </w:r>
    </w:p>
    <w:p w:rsidR="00A100C8" w:rsidRDefault="00A100C8"/>
    <w:p w:rsidR="00A100C8" w:rsidRDefault="00A100C8"/>
    <w:p w:rsidR="00A100C8" w:rsidRDefault="00A100C8"/>
    <w:p w:rsidR="00A100C8" w:rsidRDefault="00A100C8"/>
    <w:p w:rsidR="00A100C8" w:rsidRDefault="00A100C8"/>
    <w:p w:rsidR="00A100C8" w:rsidRDefault="00A100C8"/>
    <w:p w:rsidR="002745F1" w:rsidRDefault="00A100C8" w:rsidP="00A100C8">
      <w:pPr>
        <w:pStyle w:val="Ttulo1"/>
        <w:ind w:left="360" w:hanging="360"/>
      </w:pPr>
      <w:bookmarkStart w:id="22" w:name="_3.2__"/>
      <w:bookmarkEnd w:id="22"/>
      <w:r>
        <w:lastRenderedPageBreak/>
        <w:t xml:space="preserve">3.2   </w:t>
      </w:r>
      <w:r w:rsidRPr="00A100C8">
        <w:t>DIAGRAMAS DE ESTADO</w:t>
      </w:r>
    </w:p>
    <w:p w:rsidR="00A15305" w:rsidRDefault="00515C14" w:rsidP="00BA0914">
      <w:pPr>
        <w:ind w:left="-851" w:firstLine="0"/>
      </w:pPr>
      <w:r>
        <w:rPr>
          <w:noProof/>
        </w:rPr>
        <w:drawing>
          <wp:inline distT="0" distB="0" distL="0" distR="0">
            <wp:extent cx="6737299" cy="372745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0107" cy="3745601"/>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2745F1" w:rsidRDefault="002745F1" w:rsidP="00515C14">
      <w:pPr>
        <w:ind w:left="-1701" w:firstLine="141"/>
      </w:pPr>
    </w:p>
    <w:p w:rsidR="002745F1" w:rsidRDefault="002745F1" w:rsidP="002745F1">
      <w:pPr>
        <w:pStyle w:val="Ttulo1"/>
        <w:ind w:left="360" w:hanging="360"/>
      </w:pPr>
      <w:bookmarkStart w:id="23" w:name="_3.3__"/>
      <w:bookmarkEnd w:id="23"/>
      <w:r>
        <w:lastRenderedPageBreak/>
        <w:t>3.3   DIAGRAMAS DE COLABORACIÓN</w:t>
      </w:r>
    </w:p>
    <w:p w:rsidR="00515C14" w:rsidRDefault="00515C14" w:rsidP="00515C14">
      <w:pPr>
        <w:ind w:left="-1701" w:firstLine="141"/>
      </w:pPr>
    </w:p>
    <w:p w:rsidR="002745F1" w:rsidRDefault="002745F1" w:rsidP="00515C14">
      <w:pPr>
        <w:ind w:left="-1701" w:firstLine="141"/>
      </w:pPr>
    </w:p>
    <w:p w:rsidR="00515C14" w:rsidRDefault="00515C14" w:rsidP="00BA0914">
      <w:pPr>
        <w:ind w:left="-709" w:firstLine="0"/>
      </w:pPr>
      <w:r>
        <w:rPr>
          <w:noProof/>
        </w:rPr>
        <w:drawing>
          <wp:inline distT="0" distB="0" distL="0" distR="0">
            <wp:extent cx="7307885" cy="5508889"/>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0086" cy="5518086"/>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3A5072" w:rsidRDefault="003A5072" w:rsidP="003A5072">
      <w:pPr>
        <w:pStyle w:val="Ttulo1"/>
        <w:ind w:left="360" w:hanging="360"/>
      </w:pPr>
      <w:bookmarkStart w:id="24" w:name="_3.4__"/>
      <w:bookmarkEnd w:id="24"/>
      <w:r>
        <w:lastRenderedPageBreak/>
        <w:t>3.4   DIAGRAMAS DE SECUENCIA</w:t>
      </w:r>
    </w:p>
    <w:p w:rsidR="00A679EB" w:rsidRDefault="003A5072" w:rsidP="000C1E2A">
      <w:pPr>
        <w:pStyle w:val="Ttulo1"/>
        <w:ind w:left="-567" w:firstLine="567"/>
      </w:pPr>
      <w:bookmarkStart w:id="25" w:name="_3.5__"/>
      <w:bookmarkEnd w:id="25"/>
      <w:r>
        <w:lastRenderedPageBreak/>
        <w:t>3.5   DIAGRAMAS ENTIDAD RELACIÓN (BD)</w:t>
      </w:r>
      <w:r w:rsidR="00A679EB">
        <w:t xml:space="preserve">  </w:t>
      </w:r>
      <w:r w:rsidR="005E1439">
        <w:rPr>
          <w:noProof/>
          <w:lang w:eastAsia="es-ES"/>
        </w:rPr>
        <w:drawing>
          <wp:inline distT="0" distB="0" distL="0" distR="0">
            <wp:extent cx="7034755" cy="460126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6791" cy="4609134"/>
                    </a:xfrm>
                    <a:prstGeom prst="rect">
                      <a:avLst/>
                    </a:prstGeom>
                    <a:noFill/>
                    <a:ln>
                      <a:noFill/>
                    </a:ln>
                  </pic:spPr>
                </pic:pic>
              </a:graphicData>
            </a:graphic>
          </wp:inline>
        </w:drawing>
      </w:r>
    </w:p>
    <w:p w:rsidR="003A5072" w:rsidRDefault="003A5072" w:rsidP="003A5072">
      <w:pPr>
        <w:pStyle w:val="Ttulo1"/>
        <w:ind w:left="360" w:hanging="360"/>
      </w:pPr>
      <w:bookmarkStart w:id="26" w:name="_3.6__"/>
      <w:bookmarkEnd w:id="26"/>
      <w:r>
        <w:lastRenderedPageBreak/>
        <w:t>3.6   DISEÑO PANTALLAZOS (MOCKUP)</w:t>
      </w:r>
    </w:p>
    <w:p w:rsidR="001560D6" w:rsidRDefault="001560D6" w:rsidP="00515C14">
      <w:pPr>
        <w:ind w:left="-1701" w:firstLine="141"/>
      </w:pPr>
    </w:p>
    <w:p w:rsidR="001560D6" w:rsidRDefault="00BA0914" w:rsidP="00515C14">
      <w:pPr>
        <w:ind w:left="-1701" w:firstLine="141"/>
      </w:pPr>
      <w:r>
        <w:rPr>
          <w:noProof/>
        </w:rPr>
        <w:drawing>
          <wp:anchor distT="0" distB="0" distL="0" distR="0" simplePos="0" relativeHeight="251659264" behindDoc="1" locked="0" layoutInCell="1" allowOverlap="1" wp14:anchorId="0BF652FB" wp14:editId="03DA22E8">
            <wp:simplePos x="0" y="0"/>
            <wp:positionH relativeFrom="page">
              <wp:posOffset>1244334</wp:posOffset>
            </wp:positionH>
            <wp:positionV relativeFrom="page">
              <wp:posOffset>1941125</wp:posOffset>
            </wp:positionV>
            <wp:extent cx="4932468" cy="6237652"/>
            <wp:effectExtent l="0" t="0" r="1905" b="0"/>
            <wp:wrapNone/>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932468" cy="6237652"/>
                    </a:xfrm>
                    <a:prstGeom prst="rect">
                      <a:avLst/>
                    </a:prstGeom>
                  </pic:spPr>
                </pic:pic>
              </a:graphicData>
            </a:graphic>
            <wp14:sizeRelH relativeFrom="margin">
              <wp14:pctWidth>0</wp14:pctWidth>
            </wp14:sizeRelH>
            <wp14:sizeRelV relativeFrom="margin">
              <wp14:pctHeight>0</wp14:pctHeight>
            </wp14:sizeRelV>
          </wp:anchor>
        </w:drawing>
      </w: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lastRenderedPageBreak/>
        <w:drawing>
          <wp:anchor distT="0" distB="0" distL="0" distR="0" simplePos="0" relativeHeight="251661312" behindDoc="1" locked="0" layoutInCell="1" allowOverlap="1" wp14:anchorId="2AB808CD" wp14:editId="713678E3">
            <wp:simplePos x="0" y="0"/>
            <wp:positionH relativeFrom="page">
              <wp:posOffset>530606</wp:posOffset>
            </wp:positionH>
            <wp:positionV relativeFrom="page">
              <wp:posOffset>634365</wp:posOffset>
            </wp:positionV>
            <wp:extent cx="2756848" cy="1960425"/>
            <wp:effectExtent l="0" t="0" r="5715" b="1905"/>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2756848" cy="1960425"/>
                    </a:xfrm>
                    <a:prstGeom prst="rect">
                      <a:avLst/>
                    </a:prstGeom>
                  </pic:spPr>
                </pic:pic>
              </a:graphicData>
            </a:graphic>
            <wp14:sizeRelH relativeFrom="margin">
              <wp14:pctWidth>0</wp14:pctWidth>
            </wp14:sizeRelH>
            <wp14:sizeRelV relativeFrom="margin">
              <wp14:pctHeight>0</wp14:pctHeight>
            </wp14:sizeRelV>
          </wp:anchor>
        </w:drawing>
      </w:r>
      <w:r w:rsidR="00A62803">
        <w:rPr>
          <w:noProof/>
        </w:rPr>
        <w:drawing>
          <wp:anchor distT="0" distB="0" distL="0" distR="0" simplePos="0" relativeHeight="251663360" behindDoc="1" locked="0" layoutInCell="1" allowOverlap="1" wp14:anchorId="19AA7F5D" wp14:editId="3CE4D16D">
            <wp:simplePos x="0" y="0"/>
            <wp:positionH relativeFrom="page">
              <wp:posOffset>3886708</wp:posOffset>
            </wp:positionH>
            <wp:positionV relativeFrom="page">
              <wp:posOffset>634365</wp:posOffset>
            </wp:positionV>
            <wp:extent cx="2952750" cy="1960245"/>
            <wp:effectExtent l="0" t="0" r="0" b="1905"/>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952750" cy="196024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65408" behindDoc="1" locked="0" layoutInCell="1" allowOverlap="1" wp14:anchorId="05A6927D" wp14:editId="624E7B82">
            <wp:simplePos x="0" y="0"/>
            <wp:positionH relativeFrom="page">
              <wp:posOffset>596392</wp:posOffset>
            </wp:positionH>
            <wp:positionV relativeFrom="page">
              <wp:posOffset>3311779</wp:posOffset>
            </wp:positionV>
            <wp:extent cx="6240780" cy="4906370"/>
            <wp:effectExtent l="0" t="0" r="7620" b="8890"/>
            <wp:wrapNone/>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9" cstate="print"/>
                    <a:srcRect b="31965"/>
                    <a:stretch/>
                  </pic:blipFill>
                  <pic:spPr bwMode="auto">
                    <a:xfrm>
                      <a:off x="0" y="0"/>
                      <a:ext cx="6240780" cy="49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r>
        <w:rPr>
          <w:noProof/>
        </w:rPr>
        <w:drawing>
          <wp:anchor distT="0" distB="0" distL="0" distR="0" simplePos="0" relativeHeight="251685888" behindDoc="1" locked="0" layoutInCell="1" allowOverlap="1" wp14:anchorId="38BA4F3F" wp14:editId="5E7EFD93">
            <wp:simplePos x="0" y="0"/>
            <wp:positionH relativeFrom="page">
              <wp:posOffset>476250</wp:posOffset>
            </wp:positionH>
            <wp:positionV relativeFrom="page">
              <wp:posOffset>437723</wp:posOffset>
            </wp:positionV>
            <wp:extent cx="6415235" cy="5271247"/>
            <wp:effectExtent l="0" t="0" r="5080" b="5715"/>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20" cstate="print"/>
                    <a:srcRect b="11612"/>
                    <a:stretch/>
                  </pic:blipFill>
                  <pic:spPr bwMode="auto">
                    <a:xfrm>
                      <a:off x="0" y="0"/>
                      <a:ext cx="6415235" cy="5271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BA0914">
      <w:pPr>
        <w:ind w:left="-1701" w:firstLine="141"/>
        <w:jc w:val="center"/>
      </w:pPr>
    </w:p>
    <w:p w:rsidR="00BA0914" w:rsidRDefault="00BA0914" w:rsidP="00515C14">
      <w:pPr>
        <w:ind w:left="-1701" w:firstLine="141"/>
      </w:pPr>
      <w:r>
        <w:rPr>
          <w:noProof/>
        </w:rPr>
        <w:drawing>
          <wp:anchor distT="0" distB="0" distL="0" distR="0" simplePos="0" relativeHeight="251687936" behindDoc="1" locked="0" layoutInCell="1" allowOverlap="1" wp14:anchorId="0D8D0F8C" wp14:editId="779A381C">
            <wp:simplePos x="0" y="0"/>
            <wp:positionH relativeFrom="page">
              <wp:posOffset>973007</wp:posOffset>
            </wp:positionH>
            <wp:positionV relativeFrom="page">
              <wp:posOffset>5868953</wp:posOffset>
            </wp:positionV>
            <wp:extent cx="5442476" cy="3632097"/>
            <wp:effectExtent l="0" t="0" r="6350" b="698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442476" cy="3632097"/>
                    </a:xfrm>
                    <a:prstGeom prst="rect">
                      <a:avLst/>
                    </a:prstGeom>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73600" behindDoc="1" locked="0" layoutInCell="1" allowOverlap="1" wp14:anchorId="04CB9C3B" wp14:editId="12353E41">
            <wp:simplePos x="0" y="0"/>
            <wp:positionH relativeFrom="page">
              <wp:posOffset>868952</wp:posOffset>
            </wp:positionH>
            <wp:positionV relativeFrom="page">
              <wp:posOffset>4820146</wp:posOffset>
            </wp:positionV>
            <wp:extent cx="5528405" cy="3462931"/>
            <wp:effectExtent l="0" t="0" r="0" b="4445"/>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528405" cy="3462931"/>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0C1E2A" w:rsidP="00515C14">
      <w:pPr>
        <w:ind w:left="-1701" w:firstLine="141"/>
      </w:pPr>
      <w:r>
        <w:rPr>
          <w:noProof/>
        </w:rPr>
        <w:drawing>
          <wp:anchor distT="0" distB="0" distL="0" distR="0" simplePos="0" relativeHeight="251671552" behindDoc="1" locked="0" layoutInCell="1" allowOverlap="1" wp14:anchorId="0F306C75" wp14:editId="4FBD731C">
            <wp:simplePos x="0" y="0"/>
            <wp:positionH relativeFrom="page">
              <wp:posOffset>514350</wp:posOffset>
            </wp:positionH>
            <wp:positionV relativeFrom="page">
              <wp:posOffset>533400</wp:posOffset>
            </wp:positionV>
            <wp:extent cx="6153150" cy="3717528"/>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6161918" cy="372282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7696" behindDoc="1" locked="0" layoutInCell="1" allowOverlap="1" wp14:anchorId="069B8DC3" wp14:editId="189A2CE3">
            <wp:simplePos x="0" y="0"/>
            <wp:positionH relativeFrom="page">
              <wp:posOffset>676633</wp:posOffset>
            </wp:positionH>
            <wp:positionV relativeFrom="page">
              <wp:posOffset>445135</wp:posOffset>
            </wp:positionV>
            <wp:extent cx="5830937" cy="3903489"/>
            <wp:effectExtent l="0" t="0" r="0" b="1905"/>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30937" cy="3903489"/>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9744" behindDoc="1" locked="0" layoutInCell="1" allowOverlap="1" wp14:anchorId="69C40E46" wp14:editId="2164822D">
            <wp:simplePos x="0" y="0"/>
            <wp:positionH relativeFrom="page">
              <wp:posOffset>920750</wp:posOffset>
            </wp:positionH>
            <wp:positionV relativeFrom="page">
              <wp:posOffset>4804762</wp:posOffset>
            </wp:positionV>
            <wp:extent cx="5111705" cy="3042174"/>
            <wp:effectExtent l="0" t="0" r="0" b="635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111705" cy="3042174"/>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81792" behindDoc="1" locked="0" layoutInCell="1" allowOverlap="1" wp14:anchorId="173536AD" wp14:editId="6F7F48BC">
            <wp:simplePos x="0" y="0"/>
            <wp:positionH relativeFrom="page">
              <wp:posOffset>966470</wp:posOffset>
            </wp:positionH>
            <wp:positionV relativeFrom="page">
              <wp:posOffset>698308</wp:posOffset>
            </wp:positionV>
            <wp:extent cx="5264150" cy="3180080"/>
            <wp:effectExtent l="0" t="0" r="0" b="127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264150" cy="3180080"/>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BA0914" w:rsidP="00515C14">
      <w:pPr>
        <w:ind w:left="-1701" w:firstLine="141"/>
      </w:pPr>
      <w:r>
        <w:rPr>
          <w:noProof/>
        </w:rPr>
        <w:drawing>
          <wp:anchor distT="0" distB="0" distL="0" distR="0" simplePos="0" relativeHeight="251683840" behindDoc="1" locked="0" layoutInCell="1" allowOverlap="1" wp14:anchorId="3AA0FD75" wp14:editId="4D283C22">
            <wp:simplePos x="0" y="0"/>
            <wp:positionH relativeFrom="page">
              <wp:posOffset>499307</wp:posOffset>
            </wp:positionH>
            <wp:positionV relativeFrom="page">
              <wp:posOffset>4648606</wp:posOffset>
            </wp:positionV>
            <wp:extent cx="6625676" cy="4003012"/>
            <wp:effectExtent l="0" t="0" r="381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6625676" cy="4003012"/>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4D254F">
      <w:pPr>
        <w:ind w:firstLine="0"/>
      </w:pPr>
    </w:p>
    <w:p w:rsidR="00DD0F75" w:rsidRDefault="00E9269D">
      <w:pPr>
        <w:pStyle w:val="Ttulo1"/>
        <w:numPr>
          <w:ilvl w:val="0"/>
          <w:numId w:val="2"/>
        </w:numPr>
      </w:pPr>
      <w:bookmarkStart w:id="27" w:name="_Toc482291125"/>
      <w:bookmarkStart w:id="28" w:name="_Toc482291179"/>
      <w:bookmarkStart w:id="29" w:name="_Toc482291246"/>
      <w:bookmarkStart w:id="30" w:name="_Toc482291306"/>
      <w:bookmarkStart w:id="31" w:name="_Toc482291465"/>
      <w:bookmarkStart w:id="32" w:name="_Toc482291702"/>
      <w:bookmarkStart w:id="33" w:name="_Toc482292046"/>
      <w:bookmarkStart w:id="34" w:name="_Toc482292746"/>
      <w:bookmarkStart w:id="35" w:name="_Toc482292834"/>
      <w:bookmarkStart w:id="36" w:name="_Toc482295397"/>
      <w:bookmarkStart w:id="37" w:name="_Toc482741586"/>
      <w:bookmarkStart w:id="38" w:name="_Toc482741622"/>
      <w:bookmarkStart w:id="39" w:name="_Toc482741674"/>
      <w:bookmarkStart w:id="40" w:name="_Toc482826530"/>
      <w:bookmarkStart w:id="41" w:name="_Toc482890133"/>
      <w:bookmarkStart w:id="42" w:name="_Toc482901084"/>
      <w:bookmarkStart w:id="43" w:name="_Toc482957075"/>
      <w:bookmarkStart w:id="44" w:name="_Toc483583865"/>
      <w:bookmarkStart w:id="45" w:name="_PLANIFICACIÓN"/>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lastRenderedPageBreak/>
        <w:t>MÉTODO</w:t>
      </w:r>
    </w:p>
    <w:p w:rsidR="00DD0F75" w:rsidRDefault="002843C0">
      <w:pPr>
        <w:pStyle w:val="Ttulo2"/>
        <w:numPr>
          <w:ilvl w:val="1"/>
          <w:numId w:val="2"/>
        </w:numPr>
      </w:pPr>
      <w:bookmarkStart w:id="46" w:name="_Toc180078755"/>
      <w:r>
        <w:rPr>
          <w:rFonts w:eastAsiaTheme="minorEastAsia"/>
        </w:rPr>
        <w:t>PARTICIPANTES</w:t>
      </w:r>
      <w:bookmarkEnd w:id="46"/>
    </w:p>
    <w:p w:rsidR="00DE21AB" w:rsidRDefault="00DE21AB" w:rsidP="00DE21AB">
      <w:pPr>
        <w:ind w:left="360" w:firstLine="0"/>
        <w:jc w:val="left"/>
      </w:pPr>
      <w:r>
        <w:t xml:space="preserve">El desarrollo de la </w:t>
      </w:r>
      <w:proofErr w:type="spellStart"/>
      <w:r>
        <w:t>aplicacion</w:t>
      </w:r>
      <w:proofErr w:type="spellEnd"/>
      <w:r>
        <w:t xml:space="preserve"> web Tianguis ha estado a cargo de Stephania Vásquez y Henry ambos estudiantes de la formación profesional desarrollo de aplicaciones web. La repartición global de tareas ha estado dividida pero a la vez supervisada por cada uno de los integrantes. A continuación detalla</w:t>
      </w:r>
    </w:p>
    <w:p w:rsidR="00DE21AB" w:rsidRDefault="00DE21AB" w:rsidP="00DE21AB">
      <w:pPr>
        <w:pStyle w:val="Prrafodelista"/>
        <w:numPr>
          <w:ilvl w:val="0"/>
          <w:numId w:val="13"/>
        </w:numPr>
        <w:jc w:val="left"/>
      </w:pPr>
      <w:proofErr w:type="spellStart"/>
      <w:r>
        <w:t>Stephania</w:t>
      </w:r>
      <w:proofErr w:type="spellEnd"/>
      <w:r>
        <w:t xml:space="preserve">: Responsable del </w:t>
      </w:r>
      <w:proofErr w:type="spellStart"/>
      <w:r>
        <w:t>frontend</w:t>
      </w:r>
      <w:proofErr w:type="spellEnd"/>
      <w:r>
        <w:t xml:space="preserve">, diseño de la interfaz de usuario y desarrollo de la parte visual con HTML, CSS, </w:t>
      </w:r>
      <w:proofErr w:type="spellStart"/>
      <w:r>
        <w:t>Bootstrap</w:t>
      </w:r>
      <w:proofErr w:type="spellEnd"/>
      <w:r>
        <w:t xml:space="preserve">, JavaScript y </w:t>
      </w:r>
      <w:proofErr w:type="spellStart"/>
      <w:r>
        <w:t>jQuery</w:t>
      </w:r>
      <w:proofErr w:type="spellEnd"/>
      <w:r>
        <w:t>.</w:t>
      </w:r>
    </w:p>
    <w:p w:rsidR="00DD0F75" w:rsidRDefault="00DE21AB" w:rsidP="00DE21AB">
      <w:pPr>
        <w:pStyle w:val="Prrafodelista"/>
        <w:numPr>
          <w:ilvl w:val="0"/>
          <w:numId w:val="13"/>
        </w:numPr>
        <w:jc w:val="left"/>
      </w:pPr>
      <w:r>
        <w:t xml:space="preserve">Henry : Responsable del </w:t>
      </w:r>
      <w:proofErr w:type="spellStart"/>
      <w:r>
        <w:t>backend</w:t>
      </w:r>
      <w:proofErr w:type="spellEnd"/>
      <w:r>
        <w:t xml:space="preserve">, lógica de negocio y conexión con la base de datos usando </w:t>
      </w:r>
      <w:proofErr w:type="spellStart"/>
      <w:r>
        <w:t>Laravel</w:t>
      </w:r>
      <w:proofErr w:type="spellEnd"/>
      <w:r>
        <w:t xml:space="preserve"> y </w:t>
      </w:r>
      <w:proofErr w:type="spellStart"/>
      <w:r>
        <w:t>MySQL</w:t>
      </w:r>
      <w:proofErr w:type="spellEnd"/>
      <w:r>
        <w:t>, así como la integración de las funcionalidades de mensajería y buscador</w:t>
      </w:r>
    </w:p>
    <w:p w:rsidR="00DD0F75" w:rsidRDefault="002843C0">
      <w:pPr>
        <w:pStyle w:val="Ttulo2"/>
        <w:numPr>
          <w:ilvl w:val="1"/>
          <w:numId w:val="2"/>
        </w:numPr>
      </w:pPr>
      <w:bookmarkStart w:id="47" w:name="_Toc180078756"/>
      <w:r>
        <w:rPr>
          <w:rFonts w:eastAsiaTheme="minorEastAsia"/>
        </w:rPr>
        <w:t>CONTEXTO</w:t>
      </w:r>
      <w:bookmarkEnd w:id="47"/>
    </w:p>
    <w:p w:rsidR="00DD0F75" w:rsidRDefault="002843C0">
      <w:pPr>
        <w:pStyle w:val="Ttulo2"/>
        <w:numPr>
          <w:ilvl w:val="1"/>
          <w:numId w:val="2"/>
        </w:numPr>
      </w:pPr>
      <w:bookmarkStart w:id="48" w:name="_Toc180078757"/>
      <w:r>
        <w:t>METODOLOGIA EMPLEADA</w:t>
      </w:r>
      <w:bookmarkEnd w:id="48"/>
    </w:p>
    <w:p w:rsidR="00DE21AB" w:rsidRDefault="004956F0" w:rsidP="00DE21AB">
      <w:pPr>
        <w:ind w:left="360" w:firstLine="0"/>
        <w:jc w:val="left"/>
      </w:pPr>
      <w:r>
        <w:t>Uso de la metodología SCRUM, u</w:t>
      </w:r>
      <w:r w:rsidR="00DE21AB">
        <w:t xml:space="preserve">no de los pilares fundamentales para la realización de este proyecto es la planificación semanal de las tareas pendientes. Semanalmente nos poníamos objetivos ambiciosos para poder avanzar a buen ritmo y sobre todo tener espacio para la revisión de la documentación y el código por parte de ambos integrantes y poder exponer nuestras ideas cada poco tiempo. </w:t>
      </w:r>
    </w:p>
    <w:p w:rsidR="00DE21AB" w:rsidRDefault="00DE21AB" w:rsidP="00DE21AB">
      <w:pPr>
        <w:ind w:left="360" w:firstLine="0"/>
        <w:jc w:val="left"/>
      </w:pPr>
      <w:r>
        <w:t>Otro pilar ha sido la comunicación, hemos intentado dentro de nuestras posibilidades que sea fluida para poder ser partícipes de todo el proceso creativo.</w:t>
      </w:r>
    </w:p>
    <w:p w:rsidR="00DE21AB" w:rsidRDefault="00DE21AB" w:rsidP="00DE21AB">
      <w:pPr>
        <w:jc w:val="left"/>
      </w:pPr>
      <w:r>
        <w:t>Las principales tecnologías utilizadas fueron:</w:t>
      </w:r>
    </w:p>
    <w:p w:rsidR="00DE21AB" w:rsidRDefault="00DE21AB" w:rsidP="00DE21AB">
      <w:pPr>
        <w:pStyle w:val="Prrafodelista"/>
        <w:numPr>
          <w:ilvl w:val="0"/>
          <w:numId w:val="14"/>
        </w:numPr>
        <w:jc w:val="left"/>
      </w:pPr>
      <w:proofErr w:type="spellStart"/>
      <w:r>
        <w:t>Backend</w:t>
      </w:r>
      <w:proofErr w:type="spellEnd"/>
      <w:r>
        <w:t xml:space="preserve">: </w:t>
      </w:r>
      <w:proofErr w:type="spellStart"/>
      <w:r>
        <w:t>Laravel</w:t>
      </w:r>
      <w:proofErr w:type="spellEnd"/>
      <w:r>
        <w:t xml:space="preserve"> (PHP) para la lógica del servidor y gestión de datos.</w:t>
      </w:r>
    </w:p>
    <w:p w:rsidR="00DE21AB" w:rsidRDefault="00DE21AB" w:rsidP="00DE21AB">
      <w:pPr>
        <w:pStyle w:val="Prrafodelista"/>
        <w:numPr>
          <w:ilvl w:val="0"/>
          <w:numId w:val="14"/>
        </w:numPr>
        <w:jc w:val="left"/>
      </w:pPr>
      <w:proofErr w:type="spellStart"/>
      <w:r>
        <w:t>Frontend</w:t>
      </w:r>
      <w:proofErr w:type="spellEnd"/>
      <w:r>
        <w:t xml:space="preserve">: HTML, CSS, JavaScript, </w:t>
      </w:r>
      <w:proofErr w:type="spellStart"/>
      <w:r>
        <w:t>Bootstrap</w:t>
      </w:r>
      <w:proofErr w:type="spellEnd"/>
      <w:r>
        <w:t xml:space="preserve"> para el diseño visual y </w:t>
      </w:r>
      <w:proofErr w:type="spellStart"/>
      <w:r>
        <w:t>jQuery</w:t>
      </w:r>
      <w:proofErr w:type="spellEnd"/>
      <w:r>
        <w:t xml:space="preserve"> para la interacción con el servidor.</w:t>
      </w:r>
    </w:p>
    <w:p w:rsidR="00DE21AB" w:rsidRDefault="00DE21AB" w:rsidP="00DE21AB">
      <w:pPr>
        <w:pStyle w:val="Prrafodelista"/>
        <w:numPr>
          <w:ilvl w:val="0"/>
          <w:numId w:val="14"/>
        </w:numPr>
        <w:jc w:val="left"/>
      </w:pPr>
      <w:r>
        <w:t xml:space="preserve">Base de datos: </w:t>
      </w:r>
      <w:proofErr w:type="spellStart"/>
      <w:r>
        <w:t>MySQL</w:t>
      </w:r>
      <w:proofErr w:type="spellEnd"/>
      <w:r>
        <w:t xml:space="preserve"> para almacenar la información de usuarios, productos y mensajes.</w:t>
      </w:r>
    </w:p>
    <w:p w:rsidR="00DD0F75" w:rsidRDefault="00DE21AB" w:rsidP="00DE21AB">
      <w:pPr>
        <w:pStyle w:val="Prrafodelista"/>
        <w:numPr>
          <w:ilvl w:val="0"/>
          <w:numId w:val="14"/>
        </w:numPr>
        <w:jc w:val="left"/>
      </w:pPr>
      <w:r>
        <w:t xml:space="preserve">Servicios de Google: Integración de Google </w:t>
      </w:r>
      <w:proofErr w:type="spellStart"/>
      <w:r>
        <w:t>Maps</w:t>
      </w:r>
      <w:proofErr w:type="spellEnd"/>
      <w:r>
        <w:t xml:space="preserve"> API para la geolocalización de productos si fuera necesario</w:t>
      </w:r>
      <w:r w:rsidR="002843C0">
        <w:t xml:space="preserve">. </w:t>
      </w:r>
    </w:p>
    <w:p w:rsidR="00DD0F75" w:rsidRDefault="002843C0">
      <w:pPr>
        <w:keepNext/>
        <w:ind w:firstLine="0"/>
        <w:jc w:val="center"/>
      </w:pPr>
      <w:r>
        <w:rPr>
          <w:noProof/>
        </w:rPr>
        <w:lastRenderedPageBreak/>
        <w:drawing>
          <wp:inline distT="0" distB="0" distL="0" distR="0">
            <wp:extent cx="5391150" cy="443865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pic:cNvPicPr>
                      <a:picLocks noChangeAspect="1" noChangeArrowheads="1"/>
                    </pic:cNvPicPr>
                  </pic:nvPicPr>
                  <pic:blipFill>
                    <a:blip r:embed="rId28"/>
                    <a:stretch>
                      <a:fillRect/>
                    </a:stretch>
                  </pic:blipFill>
                  <pic:spPr bwMode="auto">
                    <a:xfrm>
                      <a:off x="0" y="0"/>
                      <a:ext cx="5391150" cy="4438650"/>
                    </a:xfrm>
                    <a:prstGeom prst="rect">
                      <a:avLst/>
                    </a:prstGeom>
                  </pic:spPr>
                </pic:pic>
              </a:graphicData>
            </a:graphic>
          </wp:inline>
        </w:drawing>
      </w:r>
    </w:p>
    <w:p w:rsidR="00DD0F75" w:rsidRDefault="002843C0">
      <w:pPr>
        <w:pStyle w:val="Descripcin"/>
        <w:jc w:val="center"/>
      </w:pPr>
      <w:bookmarkStart w:id="49" w:name="_Toc6750631"/>
      <w:r>
        <w:t xml:space="preserve">Figura </w:t>
      </w:r>
      <w:r>
        <w:fldChar w:fldCharType="begin"/>
      </w:r>
      <w:r>
        <w:instrText>SEQ Figura \* ARABIC</w:instrText>
      </w:r>
      <w:r>
        <w:fldChar w:fldCharType="separate"/>
      </w:r>
      <w:r>
        <w:t>1</w:t>
      </w:r>
      <w:r>
        <w:fldChar w:fldCharType="end"/>
      </w:r>
      <w:bookmarkEnd w:id="49"/>
      <w:r>
        <w:t xml:space="preserve"> – Página Web del Estudio</w:t>
      </w:r>
    </w:p>
    <w:p w:rsidR="00DD0F75" w:rsidRDefault="002843C0">
      <w:r>
        <w:t xml:space="preserve">.    </w:t>
      </w:r>
    </w:p>
    <w:p w:rsidR="00DD0F75" w:rsidRDefault="002843C0">
      <w:pPr>
        <w:pStyle w:val="Ttulo2"/>
        <w:numPr>
          <w:ilvl w:val="1"/>
          <w:numId w:val="2"/>
        </w:numPr>
      </w:pPr>
      <w:bookmarkStart w:id="50" w:name="_Toc180078758"/>
      <w:r>
        <w:t>REALIZACIÓN</w:t>
      </w:r>
      <w:bookmarkEnd w:id="50"/>
    </w:p>
    <w:p w:rsidR="00DD0F75" w:rsidRDefault="00DE21AB">
      <w:r w:rsidRPr="00DE21AB">
        <w:t>El proyecto fue desarrollado en cinco etapas principales:</w:t>
      </w:r>
    </w:p>
    <w:p w:rsidR="00DE21AB" w:rsidRDefault="00DE21AB" w:rsidP="00DE21AB">
      <w:pPr>
        <w:pStyle w:val="Prrafodelista"/>
        <w:numPr>
          <w:ilvl w:val="0"/>
          <w:numId w:val="15"/>
        </w:numPr>
      </w:pPr>
      <w:r w:rsidRPr="00DE21AB">
        <w:t>Creación de grupo y elección de temática de la aplicación</w:t>
      </w:r>
    </w:p>
    <w:p w:rsidR="00DE21AB" w:rsidRDefault="00DE21AB" w:rsidP="00DE21AB">
      <w:pPr>
        <w:pStyle w:val="Prrafodelista"/>
        <w:numPr>
          <w:ilvl w:val="0"/>
          <w:numId w:val="15"/>
        </w:numPr>
      </w:pPr>
      <w:r w:rsidRPr="00DE21AB">
        <w:t xml:space="preserve">Definición de funcionalidades y objetivos de la aplicación: Se </w:t>
      </w:r>
      <w:r w:rsidR="00A30E7C" w:rsidRPr="00DE21AB">
        <w:t>prestó</w:t>
      </w:r>
      <w:r w:rsidRPr="00DE21AB">
        <w:t xml:space="preserve"> especial atención a este paso ya que las siguientes decisiones han sido completamente influenciada por estas decisiones.</w:t>
      </w:r>
    </w:p>
    <w:p w:rsidR="00DE21AB" w:rsidRDefault="00DE21AB" w:rsidP="00DE21AB">
      <w:pPr>
        <w:pStyle w:val="Prrafodelista"/>
        <w:numPr>
          <w:ilvl w:val="0"/>
          <w:numId w:val="15"/>
        </w:numPr>
      </w:pPr>
      <w:r w:rsidRPr="00DE21AB">
        <w:t xml:space="preserve">Creación del </w:t>
      </w:r>
      <w:proofErr w:type="spellStart"/>
      <w:r w:rsidRPr="00DE21AB">
        <w:t>mockup</w:t>
      </w:r>
      <w:proofErr w:type="spellEnd"/>
      <w:r w:rsidRPr="00DE21AB">
        <w:t xml:space="preserve"> basado en las funcionalidades</w:t>
      </w:r>
      <w:r>
        <w:t>.</w:t>
      </w:r>
    </w:p>
    <w:p w:rsidR="00DE21AB" w:rsidRDefault="00DE21AB" w:rsidP="00DE21AB">
      <w:pPr>
        <w:pStyle w:val="Prrafodelista"/>
        <w:numPr>
          <w:ilvl w:val="0"/>
          <w:numId w:val="15"/>
        </w:numPr>
      </w:pPr>
      <w:r w:rsidRPr="00DE21AB">
        <w:t xml:space="preserve">Diseño de la base de datos: Se realizó un modelo de base de datos en </w:t>
      </w:r>
      <w:proofErr w:type="spellStart"/>
      <w:r w:rsidRPr="00DE21AB">
        <w:t>MySQL</w:t>
      </w:r>
      <w:proofErr w:type="spellEnd"/>
      <w:r w:rsidRPr="00DE21AB">
        <w:t xml:space="preserve"> que incluyó tablas para usuarios, productos, mensajes y transacciones.</w:t>
      </w:r>
    </w:p>
    <w:p w:rsidR="00452FA5" w:rsidRDefault="00452FA5" w:rsidP="00452FA5">
      <w:pPr>
        <w:pStyle w:val="Prrafodelista"/>
        <w:ind w:left="1429" w:firstLine="0"/>
      </w:pPr>
      <w:r>
        <w:t>Tablas principales:</w:t>
      </w:r>
    </w:p>
    <w:p w:rsidR="00452FA5" w:rsidRDefault="00452FA5" w:rsidP="00452FA5">
      <w:pPr>
        <w:pStyle w:val="Prrafodelista"/>
        <w:numPr>
          <w:ilvl w:val="1"/>
          <w:numId w:val="15"/>
        </w:numPr>
      </w:pPr>
      <w:r>
        <w:lastRenderedPageBreak/>
        <w:t xml:space="preserve">Usuarios: Esta tabla almacena la información de los usuarios que se han registrado en Tianguis. </w:t>
      </w:r>
    </w:p>
    <w:p w:rsidR="00452FA5" w:rsidRDefault="00452FA5" w:rsidP="00452FA5">
      <w:pPr>
        <w:pStyle w:val="Prrafodelista"/>
        <w:numPr>
          <w:ilvl w:val="0"/>
          <w:numId w:val="17"/>
        </w:numPr>
      </w:pPr>
      <w:proofErr w:type="spellStart"/>
      <w:r>
        <w:t>id_usuario</w:t>
      </w:r>
      <w:proofErr w:type="spellEnd"/>
      <w:r>
        <w:t xml:space="preserve"> (INT, PK, AUTO_INCREMENT): Identificador único del usuario que se autoincrementa automáticamente, es </w:t>
      </w:r>
      <w:proofErr w:type="spellStart"/>
      <w:r>
        <w:t>ademas</w:t>
      </w:r>
      <w:proofErr w:type="spellEnd"/>
      <w:r>
        <w:t xml:space="preserve"> la clave primaria.</w:t>
      </w:r>
    </w:p>
    <w:p w:rsidR="00452FA5" w:rsidRDefault="00452FA5" w:rsidP="00452FA5">
      <w:pPr>
        <w:pStyle w:val="Prrafodelista"/>
        <w:numPr>
          <w:ilvl w:val="0"/>
          <w:numId w:val="17"/>
        </w:numPr>
      </w:pPr>
      <w:proofErr w:type="spellStart"/>
      <w:r>
        <w:t>nick</w:t>
      </w:r>
      <w:proofErr w:type="spellEnd"/>
      <w:r>
        <w:t xml:space="preserve"> (VARCHAR, UNIQUE): Nombre de usuario, es único </w:t>
      </w:r>
      <w:proofErr w:type="gramStart"/>
      <w:r>
        <w:t>también..</w:t>
      </w:r>
      <w:proofErr w:type="gramEnd"/>
    </w:p>
    <w:p w:rsidR="00452FA5" w:rsidRDefault="00452FA5" w:rsidP="00452FA5">
      <w:pPr>
        <w:pStyle w:val="Prrafodelista"/>
        <w:numPr>
          <w:ilvl w:val="0"/>
          <w:numId w:val="17"/>
        </w:numPr>
      </w:pPr>
      <w:proofErr w:type="spellStart"/>
      <w:r>
        <w:t>nombre_real</w:t>
      </w:r>
      <w:proofErr w:type="spellEnd"/>
      <w:r>
        <w:t xml:space="preserve"> (VARCHAR): Nombre real del usuario.</w:t>
      </w:r>
    </w:p>
    <w:p w:rsidR="00452FA5" w:rsidRDefault="00452FA5" w:rsidP="00452FA5">
      <w:pPr>
        <w:pStyle w:val="Prrafodelista"/>
        <w:numPr>
          <w:ilvl w:val="0"/>
          <w:numId w:val="17"/>
        </w:numPr>
      </w:pPr>
      <w:r>
        <w:t>correo (VARCHAR, UNIQUE): Correo electrónico del usuario.</w:t>
      </w:r>
    </w:p>
    <w:p w:rsidR="00452FA5" w:rsidRDefault="00452FA5" w:rsidP="00452FA5">
      <w:pPr>
        <w:pStyle w:val="Prrafodelista"/>
        <w:numPr>
          <w:ilvl w:val="0"/>
          <w:numId w:val="17"/>
        </w:numPr>
      </w:pPr>
      <w:r>
        <w:t>contraseña (VARCHAR): Contraseña.</w:t>
      </w:r>
    </w:p>
    <w:p w:rsidR="00452FA5" w:rsidRDefault="00452FA5" w:rsidP="00452FA5">
      <w:pPr>
        <w:pStyle w:val="Prrafodelista"/>
        <w:numPr>
          <w:ilvl w:val="0"/>
          <w:numId w:val="17"/>
        </w:numPr>
      </w:pPr>
      <w:proofErr w:type="spellStart"/>
      <w:r>
        <w:t>fecha_nacimiento</w:t>
      </w:r>
      <w:proofErr w:type="spellEnd"/>
      <w:r>
        <w:t xml:space="preserve"> (DATE): Fecha de nacimiento del usuario.</w:t>
      </w:r>
    </w:p>
    <w:p w:rsidR="00452FA5" w:rsidRDefault="00452FA5" w:rsidP="00452FA5">
      <w:pPr>
        <w:pStyle w:val="Prrafodelista"/>
        <w:numPr>
          <w:ilvl w:val="0"/>
          <w:numId w:val="17"/>
        </w:numPr>
      </w:pPr>
      <w:proofErr w:type="spellStart"/>
      <w:r>
        <w:t>direccion_envio</w:t>
      </w:r>
      <w:proofErr w:type="spellEnd"/>
      <w:r>
        <w:t xml:space="preserve"> (VARCHAR): Dirección del usuario para el envío de productos comprados.</w:t>
      </w:r>
    </w:p>
    <w:p w:rsidR="00452FA5" w:rsidRDefault="00452FA5" w:rsidP="00452FA5">
      <w:pPr>
        <w:pStyle w:val="Prrafodelista"/>
        <w:numPr>
          <w:ilvl w:val="0"/>
          <w:numId w:val="17"/>
        </w:numPr>
      </w:pPr>
      <w:proofErr w:type="spellStart"/>
      <w:r>
        <w:t>telefono</w:t>
      </w:r>
      <w:proofErr w:type="spellEnd"/>
      <w:r>
        <w:t xml:space="preserve"> (VARCHAR): Número de teléfono del usuario.</w:t>
      </w:r>
    </w:p>
    <w:p w:rsidR="00452FA5" w:rsidRDefault="00452FA5" w:rsidP="00452FA5">
      <w:pPr>
        <w:pStyle w:val="Prrafodelista"/>
        <w:ind w:left="2149" w:firstLine="0"/>
      </w:pPr>
    </w:p>
    <w:p w:rsidR="00452FA5" w:rsidRDefault="00452FA5" w:rsidP="00452FA5">
      <w:pPr>
        <w:pStyle w:val="Prrafodelista"/>
        <w:numPr>
          <w:ilvl w:val="1"/>
          <w:numId w:val="15"/>
        </w:numPr>
      </w:pPr>
      <w:r>
        <w:t xml:space="preserve">Productos: </w:t>
      </w:r>
      <w:r w:rsidRPr="00443CC7">
        <w:t>Esta tabla almacena los productos que los usuarios ponen a la venta.</w:t>
      </w:r>
    </w:p>
    <w:p w:rsidR="00452FA5" w:rsidRDefault="00452FA5" w:rsidP="00452FA5">
      <w:pPr>
        <w:pStyle w:val="Prrafodelista"/>
        <w:numPr>
          <w:ilvl w:val="0"/>
          <w:numId w:val="18"/>
        </w:numPr>
      </w:pPr>
      <w:proofErr w:type="spellStart"/>
      <w:r>
        <w:t>id_producto</w:t>
      </w:r>
      <w:proofErr w:type="spellEnd"/>
      <w:r>
        <w:t xml:space="preserve"> (INT, PK, AUTO_INCREMENT): Identificador único del producto, se crea automáticamente y es la clave primaria.</w:t>
      </w:r>
    </w:p>
    <w:p w:rsidR="00452FA5" w:rsidRDefault="00452FA5" w:rsidP="00452FA5">
      <w:pPr>
        <w:pStyle w:val="Prrafodelista"/>
        <w:numPr>
          <w:ilvl w:val="0"/>
          <w:numId w:val="18"/>
        </w:numPr>
      </w:pPr>
      <w:proofErr w:type="spellStart"/>
      <w:r>
        <w:t>id_usuario</w:t>
      </w:r>
      <w:proofErr w:type="spellEnd"/>
      <w:r>
        <w:t xml:space="preserve"> (INT, FK): El producto publicado </w:t>
      </w:r>
      <w:proofErr w:type="spellStart"/>
      <w:r>
        <w:t>esta</w:t>
      </w:r>
      <w:proofErr w:type="spellEnd"/>
      <w:r>
        <w:t xml:space="preserve"> relacionado con el id del usuario.</w:t>
      </w:r>
    </w:p>
    <w:p w:rsidR="00452FA5" w:rsidRDefault="00452FA5" w:rsidP="00452FA5">
      <w:pPr>
        <w:pStyle w:val="Prrafodelista"/>
        <w:numPr>
          <w:ilvl w:val="0"/>
          <w:numId w:val="18"/>
        </w:numPr>
      </w:pPr>
      <w:proofErr w:type="spellStart"/>
      <w:r>
        <w:t>nombre_producto</w:t>
      </w:r>
      <w:proofErr w:type="spellEnd"/>
      <w:r>
        <w:t xml:space="preserve"> (VARCHAR): Nombre del producto en venta.</w:t>
      </w:r>
    </w:p>
    <w:p w:rsidR="00452FA5" w:rsidRDefault="00452FA5" w:rsidP="00452FA5">
      <w:pPr>
        <w:pStyle w:val="Prrafodelista"/>
        <w:numPr>
          <w:ilvl w:val="0"/>
          <w:numId w:val="18"/>
        </w:numPr>
      </w:pPr>
      <w:proofErr w:type="spellStart"/>
      <w:r>
        <w:t>descripcion</w:t>
      </w:r>
      <w:proofErr w:type="spellEnd"/>
      <w:r>
        <w:t xml:space="preserve"> (TEXT): Descripción detallada del producto.</w:t>
      </w:r>
    </w:p>
    <w:p w:rsidR="00A30E7C" w:rsidRDefault="005A1FE6" w:rsidP="00452FA5">
      <w:pPr>
        <w:pStyle w:val="Prrafodelista"/>
        <w:numPr>
          <w:ilvl w:val="0"/>
          <w:numId w:val="18"/>
        </w:numPr>
      </w:pPr>
      <w:proofErr w:type="spellStart"/>
      <w:r>
        <w:t>c</w:t>
      </w:r>
      <w:r w:rsidR="00A30E7C">
        <w:t>a</w:t>
      </w:r>
      <w:r>
        <w:t>tegoria</w:t>
      </w:r>
      <w:proofErr w:type="spellEnd"/>
      <w:r w:rsidR="00A30E7C">
        <w:t xml:space="preserve"> (ENUM</w:t>
      </w:r>
      <w:r>
        <w:t xml:space="preserve"> </w:t>
      </w:r>
      <w:r w:rsidR="00A30E7C">
        <w:t>('</w:t>
      </w:r>
      <w:r>
        <w:t>m</w:t>
      </w:r>
      <w:r w:rsidR="00A30E7C">
        <w:t>oda', '</w:t>
      </w:r>
      <w:r>
        <w:t>tecnología', 'hogar'</w:t>
      </w:r>
      <w:r w:rsidR="00A30E7C">
        <w:t>))</w:t>
      </w:r>
    </w:p>
    <w:p w:rsidR="00452FA5" w:rsidRDefault="00452FA5" w:rsidP="00452FA5">
      <w:pPr>
        <w:pStyle w:val="Prrafodelista"/>
        <w:numPr>
          <w:ilvl w:val="0"/>
          <w:numId w:val="18"/>
        </w:numPr>
      </w:pPr>
      <w:proofErr w:type="spellStart"/>
      <w:r>
        <w:t>estado_conservacion</w:t>
      </w:r>
      <w:proofErr w:type="spellEnd"/>
      <w:r>
        <w:t xml:space="preserve"> (ENUM</w:t>
      </w:r>
      <w:r w:rsidR="005A1FE6">
        <w:t xml:space="preserve"> ('nuevo', 'poco usado', 'd</w:t>
      </w:r>
      <w:r>
        <w:t>esgastado')): solo se podrá elegir estas opciones.</w:t>
      </w:r>
    </w:p>
    <w:p w:rsidR="00452FA5" w:rsidRDefault="00452FA5" w:rsidP="00452FA5">
      <w:pPr>
        <w:pStyle w:val="Prrafodelista"/>
        <w:numPr>
          <w:ilvl w:val="0"/>
          <w:numId w:val="18"/>
        </w:numPr>
      </w:pPr>
      <w:r>
        <w:t>precio (INT): Precio sin decimales.</w:t>
      </w:r>
    </w:p>
    <w:p w:rsidR="00452FA5" w:rsidRDefault="005A1FE6" w:rsidP="00452FA5">
      <w:pPr>
        <w:pStyle w:val="Prrafodelista"/>
        <w:numPr>
          <w:ilvl w:val="0"/>
          <w:numId w:val="18"/>
        </w:numPr>
      </w:pPr>
      <w:r>
        <w:t>i</w:t>
      </w:r>
      <w:r w:rsidR="00452FA5">
        <w:t>magen: AQUI NO SE QUE SE CARGA…</w:t>
      </w:r>
    </w:p>
    <w:p w:rsidR="00452FA5" w:rsidRDefault="00452FA5" w:rsidP="00452FA5">
      <w:pPr>
        <w:pStyle w:val="Prrafodelista"/>
        <w:numPr>
          <w:ilvl w:val="0"/>
          <w:numId w:val="18"/>
        </w:numPr>
      </w:pPr>
      <w:proofErr w:type="spellStart"/>
      <w:r>
        <w:t>fecha_publicacion</w:t>
      </w:r>
      <w:proofErr w:type="spellEnd"/>
      <w:r>
        <w:t xml:space="preserve"> (DATETIME DEFAULT CURRENT_TIMESTAMP): Fecha de publicación del anuncio que se generara automáticamente.</w:t>
      </w:r>
    </w:p>
    <w:p w:rsidR="00452FA5" w:rsidRDefault="00452FA5" w:rsidP="00452FA5">
      <w:pPr>
        <w:pStyle w:val="Prrafodelista"/>
        <w:numPr>
          <w:ilvl w:val="0"/>
          <w:numId w:val="18"/>
        </w:numPr>
      </w:pPr>
      <w:r>
        <w:t>estado (ENUM</w:t>
      </w:r>
      <w:r w:rsidR="005A1FE6">
        <w:t xml:space="preserve"> </w:t>
      </w:r>
      <w:r>
        <w:t>('en venta', ‘vendido')): Estado de la venta, esto se podrá visualizar en el apartado de productos del usuario.</w:t>
      </w:r>
    </w:p>
    <w:p w:rsidR="00452FA5" w:rsidRDefault="00452FA5" w:rsidP="00452FA5">
      <w:pPr>
        <w:pStyle w:val="Prrafodelista"/>
        <w:numPr>
          <w:ilvl w:val="1"/>
          <w:numId w:val="15"/>
        </w:numPr>
      </w:pPr>
      <w:r>
        <w:lastRenderedPageBreak/>
        <w:t xml:space="preserve">Ofertas: </w:t>
      </w:r>
      <w:r w:rsidRPr="00443CC7">
        <w:t>Esta tabla almacenara las ofertas que realizan los compradores a los vendedores en el desplegable que señala si oferta el precio original o con los descuentos aplicados. Una vez aceptado el pedido a través del correo llega un enlace para seleccionar la forma de compra.</w:t>
      </w:r>
    </w:p>
    <w:p w:rsidR="00452FA5" w:rsidRDefault="00452FA5" w:rsidP="00452FA5">
      <w:pPr>
        <w:pStyle w:val="Prrafodelista"/>
        <w:numPr>
          <w:ilvl w:val="0"/>
          <w:numId w:val="19"/>
        </w:numPr>
      </w:pPr>
      <w:proofErr w:type="spellStart"/>
      <w:r>
        <w:t>id_transaccion</w:t>
      </w:r>
      <w:proofErr w:type="spellEnd"/>
      <w:r>
        <w:t xml:space="preserve"> (INT, PK, AUTO_INCREMENT): Identificador único de la transacción.</w:t>
      </w:r>
    </w:p>
    <w:p w:rsidR="00452FA5" w:rsidRDefault="00452FA5" w:rsidP="00452FA5">
      <w:pPr>
        <w:pStyle w:val="Prrafodelista"/>
        <w:numPr>
          <w:ilvl w:val="0"/>
          <w:numId w:val="19"/>
        </w:numPr>
      </w:pPr>
      <w:proofErr w:type="spellStart"/>
      <w:r>
        <w:t>id_comprador</w:t>
      </w:r>
      <w:proofErr w:type="spellEnd"/>
      <w:r>
        <w:t xml:space="preserve"> (INT, FK): Usuario que realiza la compra (relacionado con la tabla usuarios).</w:t>
      </w:r>
    </w:p>
    <w:p w:rsidR="00452FA5" w:rsidRDefault="00452FA5" w:rsidP="00452FA5">
      <w:pPr>
        <w:pStyle w:val="Prrafodelista"/>
        <w:numPr>
          <w:ilvl w:val="0"/>
          <w:numId w:val="19"/>
        </w:numPr>
      </w:pPr>
      <w:proofErr w:type="spellStart"/>
      <w:r>
        <w:t>id_vendedor</w:t>
      </w:r>
      <w:proofErr w:type="spellEnd"/>
      <w:r>
        <w:t xml:space="preserve"> (INT, FK): Usuario que vende el producto (relacionado con la tabla usuarios).</w:t>
      </w:r>
    </w:p>
    <w:p w:rsidR="00452FA5" w:rsidRDefault="00452FA5" w:rsidP="00452FA5">
      <w:pPr>
        <w:pStyle w:val="Prrafodelista"/>
        <w:numPr>
          <w:ilvl w:val="0"/>
          <w:numId w:val="19"/>
        </w:numPr>
      </w:pPr>
      <w:proofErr w:type="spellStart"/>
      <w:r>
        <w:t>id_producto</w:t>
      </w:r>
      <w:proofErr w:type="spellEnd"/>
      <w:r>
        <w:t xml:space="preserve"> (INT, FK): Producto que está siendo comprado (relacionado con la tabla productos).</w:t>
      </w:r>
    </w:p>
    <w:p w:rsidR="00452FA5" w:rsidRDefault="00452FA5" w:rsidP="00452FA5">
      <w:pPr>
        <w:pStyle w:val="Prrafodelista"/>
        <w:numPr>
          <w:ilvl w:val="0"/>
          <w:numId w:val="19"/>
        </w:numPr>
      </w:pPr>
      <w:proofErr w:type="spellStart"/>
      <w:r>
        <w:t>precio_ofrecido</w:t>
      </w:r>
      <w:proofErr w:type="spellEnd"/>
      <w:r>
        <w:t xml:space="preserve"> (INT): Precio ofrecido por el comprador o el desplegable de las ofertas</w:t>
      </w:r>
    </w:p>
    <w:p w:rsidR="00452FA5" w:rsidRDefault="00452FA5" w:rsidP="00452FA5">
      <w:pPr>
        <w:pStyle w:val="Prrafodelista"/>
        <w:numPr>
          <w:ilvl w:val="0"/>
          <w:numId w:val="19"/>
        </w:numPr>
      </w:pPr>
      <w:proofErr w:type="spellStart"/>
      <w:r>
        <w:t>estado_transaccion</w:t>
      </w:r>
      <w:proofErr w:type="spellEnd"/>
      <w:r>
        <w:t xml:space="preserve"> (ENUM('pendiente', 'aceptada', 'rechazada', 'cancelada', 'finalizada')): Estado de la transacción.</w:t>
      </w:r>
    </w:p>
    <w:p w:rsidR="00452FA5" w:rsidRDefault="00452FA5" w:rsidP="00452FA5">
      <w:pPr>
        <w:pStyle w:val="Prrafodelista"/>
        <w:numPr>
          <w:ilvl w:val="1"/>
          <w:numId w:val="15"/>
        </w:numPr>
      </w:pPr>
      <w:r>
        <w:t xml:space="preserve">Mensajes: </w:t>
      </w:r>
      <w:r w:rsidRPr="00443CC7">
        <w:t xml:space="preserve">La realización de la tabla de los mensajes </w:t>
      </w:r>
      <w:proofErr w:type="spellStart"/>
      <w:r w:rsidRPr="00443CC7">
        <w:t>esta</w:t>
      </w:r>
      <w:proofErr w:type="spellEnd"/>
      <w:r w:rsidRPr="00443CC7">
        <w:t xml:space="preserve"> pendiente de ver si finalmente lo implementamos.</w:t>
      </w:r>
    </w:p>
    <w:p w:rsidR="00452FA5" w:rsidRDefault="00452FA5" w:rsidP="00452FA5">
      <w:pPr>
        <w:pStyle w:val="Prrafodelista"/>
        <w:numPr>
          <w:ilvl w:val="0"/>
          <w:numId w:val="20"/>
        </w:numPr>
      </w:pPr>
      <w:proofErr w:type="spellStart"/>
      <w:r>
        <w:t>d_mensaje</w:t>
      </w:r>
      <w:proofErr w:type="spellEnd"/>
      <w:r>
        <w:t xml:space="preserve"> (INT, PK, AUTO_INCREMENT): Identificador único del mensaje.</w:t>
      </w:r>
    </w:p>
    <w:p w:rsidR="00452FA5" w:rsidRDefault="00452FA5" w:rsidP="00452FA5">
      <w:pPr>
        <w:pStyle w:val="Prrafodelista"/>
        <w:numPr>
          <w:ilvl w:val="0"/>
          <w:numId w:val="20"/>
        </w:numPr>
      </w:pPr>
      <w:proofErr w:type="spellStart"/>
      <w:r>
        <w:t>id_remitente</w:t>
      </w:r>
      <w:proofErr w:type="spellEnd"/>
      <w:r>
        <w:t xml:space="preserve"> (INT, FK): Usuario que envía el mensaje (relacionado con usuarios).</w:t>
      </w:r>
    </w:p>
    <w:p w:rsidR="00452FA5" w:rsidRDefault="00452FA5" w:rsidP="00452FA5">
      <w:pPr>
        <w:pStyle w:val="Prrafodelista"/>
        <w:numPr>
          <w:ilvl w:val="0"/>
          <w:numId w:val="20"/>
        </w:numPr>
      </w:pPr>
      <w:proofErr w:type="spellStart"/>
      <w:r>
        <w:t>id_destinatario</w:t>
      </w:r>
      <w:proofErr w:type="spellEnd"/>
      <w:r>
        <w:t xml:space="preserve"> (INT, FK): Usuario que recibe el mensaje (relacionado con usuarios).</w:t>
      </w:r>
    </w:p>
    <w:p w:rsidR="00452FA5" w:rsidRDefault="00452FA5" w:rsidP="00452FA5">
      <w:pPr>
        <w:pStyle w:val="Prrafodelista"/>
        <w:numPr>
          <w:ilvl w:val="0"/>
          <w:numId w:val="20"/>
        </w:numPr>
      </w:pPr>
      <w:proofErr w:type="spellStart"/>
      <w:r>
        <w:t>id_producto</w:t>
      </w:r>
      <w:proofErr w:type="spellEnd"/>
      <w:r>
        <w:t xml:space="preserve"> (INT, FK): Producto relacionado con la conversación.</w:t>
      </w:r>
    </w:p>
    <w:p w:rsidR="00452FA5" w:rsidRDefault="00452FA5" w:rsidP="00452FA5">
      <w:pPr>
        <w:pStyle w:val="Prrafodelista"/>
        <w:numPr>
          <w:ilvl w:val="0"/>
          <w:numId w:val="20"/>
        </w:numPr>
      </w:pPr>
      <w:r>
        <w:t>contenido (TEXT): Texto del mensaje.</w:t>
      </w:r>
    </w:p>
    <w:p w:rsidR="00452FA5" w:rsidRDefault="00452FA5" w:rsidP="00452FA5">
      <w:pPr>
        <w:pStyle w:val="Prrafodelista"/>
        <w:numPr>
          <w:ilvl w:val="1"/>
          <w:numId w:val="15"/>
        </w:numPr>
      </w:pPr>
      <w:r>
        <w:t xml:space="preserve">Pedidos: </w:t>
      </w:r>
      <w:r w:rsidRPr="00443CC7">
        <w:t>na vez se acepta el precio del comprador se guarda la información de la tabla de pedidos donde tienes que elegir la elección de la forma de compra.</w:t>
      </w:r>
    </w:p>
    <w:p w:rsidR="00452FA5" w:rsidRDefault="00452FA5" w:rsidP="00452FA5">
      <w:pPr>
        <w:pStyle w:val="Prrafodelista"/>
        <w:numPr>
          <w:ilvl w:val="0"/>
          <w:numId w:val="21"/>
        </w:numPr>
      </w:pPr>
      <w:proofErr w:type="spellStart"/>
      <w:r>
        <w:t>id_pedido</w:t>
      </w:r>
      <w:proofErr w:type="spellEnd"/>
      <w:r>
        <w:t xml:space="preserve"> (INT, PK, AUTO_INCREMENT): Identificador único del pedido.</w:t>
      </w:r>
    </w:p>
    <w:p w:rsidR="00452FA5" w:rsidRDefault="00452FA5" w:rsidP="00452FA5">
      <w:pPr>
        <w:pStyle w:val="Prrafodelista"/>
        <w:numPr>
          <w:ilvl w:val="0"/>
          <w:numId w:val="21"/>
        </w:numPr>
      </w:pPr>
      <w:proofErr w:type="spellStart"/>
      <w:r>
        <w:lastRenderedPageBreak/>
        <w:t>id_comprador</w:t>
      </w:r>
      <w:proofErr w:type="spellEnd"/>
      <w:r>
        <w:t xml:space="preserve"> (INT, FK): Usuario que realiza el pedido (relacionado con usuarios).</w:t>
      </w:r>
    </w:p>
    <w:p w:rsidR="00452FA5" w:rsidRDefault="00452FA5" w:rsidP="00452FA5">
      <w:pPr>
        <w:pStyle w:val="Prrafodelista"/>
        <w:numPr>
          <w:ilvl w:val="0"/>
          <w:numId w:val="21"/>
        </w:numPr>
      </w:pPr>
      <w:proofErr w:type="spellStart"/>
      <w:r>
        <w:t>id_producto</w:t>
      </w:r>
      <w:proofErr w:type="spellEnd"/>
      <w:r>
        <w:t xml:space="preserve"> (INT, FK): Producto que se está comprando.</w:t>
      </w:r>
    </w:p>
    <w:p w:rsidR="00452FA5" w:rsidRDefault="00452FA5" w:rsidP="00452FA5">
      <w:pPr>
        <w:pStyle w:val="Prrafodelista"/>
        <w:numPr>
          <w:ilvl w:val="0"/>
          <w:numId w:val="21"/>
        </w:numPr>
      </w:pPr>
      <w:proofErr w:type="spellStart"/>
      <w:r>
        <w:t>estado_pedido</w:t>
      </w:r>
      <w:proofErr w:type="spellEnd"/>
      <w:r>
        <w:t xml:space="preserve"> (</w:t>
      </w:r>
      <w:proofErr w:type="gramStart"/>
      <w:r>
        <w:t>ENUM(</w:t>
      </w:r>
      <w:proofErr w:type="gramEnd"/>
      <w:r>
        <w:t>'pendiente', 'comprado', 'cancelado')): Estado del pedido.</w:t>
      </w:r>
    </w:p>
    <w:p w:rsidR="00452FA5" w:rsidRDefault="00452FA5" w:rsidP="00452FA5">
      <w:pPr>
        <w:pStyle w:val="Prrafodelista"/>
        <w:numPr>
          <w:ilvl w:val="0"/>
          <w:numId w:val="21"/>
        </w:numPr>
      </w:pPr>
      <w:proofErr w:type="spellStart"/>
      <w:r>
        <w:t>metodo_pago</w:t>
      </w:r>
      <w:proofErr w:type="spellEnd"/>
      <w:r>
        <w:t xml:space="preserve"> (</w:t>
      </w:r>
      <w:proofErr w:type="gramStart"/>
      <w:r>
        <w:t>ENUM( '</w:t>
      </w:r>
      <w:proofErr w:type="spellStart"/>
      <w:proofErr w:type="gramEnd"/>
      <w:r>
        <w:t>pago_contra_reembolso</w:t>
      </w:r>
      <w:proofErr w:type="spellEnd"/>
      <w:r>
        <w:t>', 'tarjeta')): Método de pago seleccionado.</w:t>
      </w:r>
    </w:p>
    <w:p w:rsidR="00452FA5" w:rsidRDefault="00452FA5" w:rsidP="00452FA5">
      <w:pPr>
        <w:ind w:left="1776" w:firstLine="0"/>
      </w:pPr>
      <w:r>
        <w:t>Relaciones entre tablas:</w:t>
      </w:r>
    </w:p>
    <w:p w:rsidR="00452FA5" w:rsidRDefault="00452FA5" w:rsidP="00452FA5">
      <w:pPr>
        <w:pStyle w:val="Prrafodelista"/>
        <w:numPr>
          <w:ilvl w:val="0"/>
          <w:numId w:val="22"/>
        </w:numPr>
        <w:ind w:left="2496"/>
      </w:pPr>
      <w:r>
        <w:t>Usuarios está relacionado con productos, ya que cada usuario puede tener varios productos en venta.</w:t>
      </w:r>
    </w:p>
    <w:p w:rsidR="00452FA5" w:rsidRDefault="00452FA5" w:rsidP="00452FA5">
      <w:pPr>
        <w:pStyle w:val="Prrafodelista"/>
        <w:numPr>
          <w:ilvl w:val="0"/>
          <w:numId w:val="22"/>
        </w:numPr>
        <w:ind w:left="2496"/>
      </w:pPr>
      <w:r>
        <w:t>Productos está relacionado con transacciones, mensajes, y ofertas para controlar las compras y la comunicación entre usuarios.</w:t>
      </w:r>
    </w:p>
    <w:p w:rsidR="00452FA5" w:rsidRDefault="00452FA5" w:rsidP="00452FA5">
      <w:pPr>
        <w:pStyle w:val="Prrafodelista"/>
        <w:numPr>
          <w:ilvl w:val="0"/>
          <w:numId w:val="22"/>
        </w:numPr>
        <w:ind w:left="2496"/>
      </w:pPr>
      <w:r>
        <w:t>Mensajes conecta a dos usuarios (remitente y destinatario) y también está vinculado al producto del que hablan.</w:t>
      </w:r>
    </w:p>
    <w:p w:rsidR="00452FA5" w:rsidRDefault="00452FA5" w:rsidP="00452FA5">
      <w:pPr>
        <w:pStyle w:val="Prrafodelista"/>
        <w:numPr>
          <w:ilvl w:val="0"/>
          <w:numId w:val="22"/>
        </w:numPr>
        <w:ind w:left="2496"/>
      </w:pPr>
      <w:r>
        <w:t>Ofertas permite registrar las propuestas de los compradores sobre el precio de los productos en venta.</w:t>
      </w:r>
    </w:p>
    <w:p w:rsidR="00452FA5" w:rsidRDefault="00452FA5" w:rsidP="00452FA5">
      <w:pPr>
        <w:pStyle w:val="Prrafodelista"/>
        <w:numPr>
          <w:ilvl w:val="0"/>
          <w:numId w:val="22"/>
        </w:numPr>
        <w:ind w:left="2496"/>
      </w:pPr>
      <w:r>
        <w:t>Transacciones almacena cada compra o venta entre dos usuarios.</w:t>
      </w:r>
    </w:p>
    <w:p w:rsidR="00452FA5" w:rsidRDefault="00452FA5" w:rsidP="00452FA5">
      <w:pPr>
        <w:pStyle w:val="Prrafodelista"/>
        <w:numPr>
          <w:ilvl w:val="0"/>
          <w:numId w:val="22"/>
        </w:numPr>
        <w:ind w:left="2496"/>
      </w:pPr>
      <w:r>
        <w:t>Pedidos almacena los detalles de las compras que un usuario realiza, y está vinculado a la tabla de productos.</w:t>
      </w:r>
    </w:p>
    <w:p w:rsidR="00452FA5" w:rsidRDefault="00452FA5" w:rsidP="00452FA5">
      <w:pPr>
        <w:pStyle w:val="Prrafodelista"/>
        <w:ind w:left="2496" w:firstLine="0"/>
      </w:pPr>
    </w:p>
    <w:p w:rsidR="00452FA5" w:rsidRDefault="00452FA5" w:rsidP="00452FA5">
      <w:pPr>
        <w:ind w:left="1068"/>
      </w:pPr>
      <w:r>
        <w:t>Esquema de la Base de Datos y sus relaciones con las tablas:</w:t>
      </w:r>
    </w:p>
    <w:p w:rsidR="00452FA5" w:rsidRDefault="00452FA5" w:rsidP="00452FA5">
      <w:pPr>
        <w:pStyle w:val="Prrafodelista"/>
        <w:numPr>
          <w:ilvl w:val="0"/>
          <w:numId w:val="22"/>
        </w:numPr>
        <w:ind w:left="2496"/>
      </w:pPr>
      <w:r>
        <w:t xml:space="preserve">usuarios (1) - (n) productos </w:t>
      </w:r>
    </w:p>
    <w:p w:rsidR="00452FA5" w:rsidRDefault="00452FA5" w:rsidP="00452FA5">
      <w:pPr>
        <w:pStyle w:val="Prrafodelista"/>
        <w:numPr>
          <w:ilvl w:val="0"/>
          <w:numId w:val="22"/>
        </w:numPr>
        <w:ind w:left="2496"/>
      </w:pPr>
      <w:r>
        <w:t xml:space="preserve">productos (1) - (n) transacciones </w:t>
      </w:r>
    </w:p>
    <w:p w:rsidR="00452FA5" w:rsidRDefault="00452FA5" w:rsidP="00452FA5">
      <w:pPr>
        <w:pStyle w:val="Prrafodelista"/>
        <w:numPr>
          <w:ilvl w:val="0"/>
          <w:numId w:val="22"/>
        </w:numPr>
        <w:ind w:left="2496"/>
      </w:pPr>
      <w:r>
        <w:t xml:space="preserve">productos (1) - (n) mensajes </w:t>
      </w:r>
    </w:p>
    <w:p w:rsidR="00452FA5" w:rsidRDefault="00452FA5" w:rsidP="00452FA5">
      <w:pPr>
        <w:pStyle w:val="Prrafodelista"/>
        <w:numPr>
          <w:ilvl w:val="0"/>
          <w:numId w:val="22"/>
        </w:numPr>
        <w:ind w:left="2496"/>
      </w:pPr>
      <w:r>
        <w:t xml:space="preserve">productos (1) - (n) ofertas </w:t>
      </w:r>
    </w:p>
    <w:p w:rsidR="00452FA5" w:rsidRDefault="00452FA5" w:rsidP="00452FA5">
      <w:pPr>
        <w:pStyle w:val="Prrafodelista"/>
        <w:numPr>
          <w:ilvl w:val="0"/>
          <w:numId w:val="22"/>
        </w:numPr>
        <w:ind w:left="2496"/>
      </w:pPr>
      <w:r>
        <w:t xml:space="preserve">usuarios (1) - (n) transacciones </w:t>
      </w:r>
    </w:p>
    <w:p w:rsidR="00452FA5" w:rsidRDefault="00452FA5" w:rsidP="00452FA5">
      <w:pPr>
        <w:pStyle w:val="Prrafodelista"/>
        <w:numPr>
          <w:ilvl w:val="0"/>
          <w:numId w:val="22"/>
        </w:numPr>
        <w:ind w:left="2496"/>
      </w:pPr>
      <w:r>
        <w:t xml:space="preserve">usuarios (1) - (n) mensajes </w:t>
      </w:r>
    </w:p>
    <w:p w:rsidR="00452FA5" w:rsidRDefault="00452FA5" w:rsidP="00452FA5">
      <w:pPr>
        <w:pStyle w:val="Prrafodelista"/>
        <w:numPr>
          <w:ilvl w:val="0"/>
          <w:numId w:val="22"/>
        </w:numPr>
        <w:ind w:left="2496"/>
      </w:pPr>
      <w:r>
        <w:t xml:space="preserve">usuarios (1) - (n) ofertas </w:t>
      </w:r>
    </w:p>
    <w:p w:rsidR="00452FA5" w:rsidRDefault="00452FA5" w:rsidP="00452FA5">
      <w:pPr>
        <w:pStyle w:val="Prrafodelista"/>
        <w:numPr>
          <w:ilvl w:val="0"/>
          <w:numId w:val="22"/>
        </w:numPr>
        <w:ind w:left="2496"/>
      </w:pPr>
      <w:r>
        <w:t xml:space="preserve">usuarios (1) - (n) pedidos </w:t>
      </w:r>
    </w:p>
    <w:p w:rsidR="00452FA5" w:rsidRDefault="00452FA5" w:rsidP="00452FA5">
      <w:pPr>
        <w:pStyle w:val="Prrafodelista"/>
        <w:numPr>
          <w:ilvl w:val="0"/>
          <w:numId w:val="22"/>
        </w:numPr>
        <w:ind w:left="2496"/>
      </w:pPr>
      <w:r>
        <w:t>productos (1) - (n) pedidos</w:t>
      </w:r>
    </w:p>
    <w:p w:rsidR="00443CC7" w:rsidRDefault="00443CC7" w:rsidP="00443CC7">
      <w:pPr>
        <w:pStyle w:val="Prrafodelista"/>
        <w:ind w:left="1429" w:firstLine="0"/>
      </w:pPr>
    </w:p>
    <w:p w:rsidR="00443CC7" w:rsidRDefault="00443CC7" w:rsidP="00452FA5">
      <w:pPr>
        <w:pStyle w:val="Prrafodelista"/>
        <w:numPr>
          <w:ilvl w:val="0"/>
          <w:numId w:val="15"/>
        </w:numPr>
      </w:pPr>
      <w:r>
        <w:t xml:space="preserve">Desarrollo del </w:t>
      </w:r>
      <w:proofErr w:type="spellStart"/>
      <w:r>
        <w:t>backend</w:t>
      </w:r>
      <w:proofErr w:type="spellEnd"/>
      <w:r>
        <w:t>:</w:t>
      </w:r>
      <w:r w:rsidR="00452FA5">
        <w:t xml:space="preserve"> </w:t>
      </w:r>
      <w:r w:rsidR="00452FA5" w:rsidRPr="00452FA5">
        <w:t xml:space="preserve">Con </w:t>
      </w:r>
      <w:proofErr w:type="spellStart"/>
      <w:r w:rsidR="00452FA5" w:rsidRPr="00452FA5">
        <w:t>Laravel</w:t>
      </w:r>
      <w:proofErr w:type="spellEnd"/>
      <w:r w:rsidR="00452FA5" w:rsidRPr="00452FA5">
        <w:t>, se implementaron las funcionalidades de registro y autenticación de usuarios, así como el CRUD de productos.</w:t>
      </w:r>
    </w:p>
    <w:p w:rsidR="00443CC7" w:rsidRDefault="00443CC7" w:rsidP="00452FA5">
      <w:pPr>
        <w:pStyle w:val="Prrafodelista"/>
        <w:numPr>
          <w:ilvl w:val="0"/>
          <w:numId w:val="15"/>
        </w:numPr>
      </w:pPr>
      <w:r>
        <w:t xml:space="preserve">Desarrollo del </w:t>
      </w:r>
      <w:proofErr w:type="spellStart"/>
      <w:r>
        <w:t>frontend</w:t>
      </w:r>
      <w:proofErr w:type="spellEnd"/>
      <w:r>
        <w:t>:</w:t>
      </w:r>
      <w:r w:rsidR="00452FA5">
        <w:t xml:space="preserve"> </w:t>
      </w:r>
      <w:r w:rsidR="00452FA5" w:rsidRPr="00452FA5">
        <w:t xml:space="preserve">Se implementó el diseño visual con </w:t>
      </w:r>
      <w:proofErr w:type="spellStart"/>
      <w:r w:rsidR="00452FA5" w:rsidRPr="00452FA5">
        <w:t>Bootstrap</w:t>
      </w:r>
      <w:proofErr w:type="spellEnd"/>
      <w:r w:rsidR="00452FA5" w:rsidRPr="00452FA5">
        <w:t xml:space="preserve"> y las interacciones dinámicas con </w:t>
      </w:r>
      <w:proofErr w:type="spellStart"/>
      <w:r w:rsidR="00452FA5" w:rsidRPr="00452FA5">
        <w:t>jQuery</w:t>
      </w:r>
      <w:proofErr w:type="spellEnd"/>
      <w:r w:rsidR="00452FA5" w:rsidRPr="00452FA5">
        <w:t xml:space="preserve"> y AJAX.</w:t>
      </w:r>
    </w:p>
    <w:p w:rsidR="00443CC7" w:rsidRDefault="00443CC7" w:rsidP="00452FA5">
      <w:pPr>
        <w:pStyle w:val="Prrafodelista"/>
        <w:numPr>
          <w:ilvl w:val="0"/>
          <w:numId w:val="15"/>
        </w:numPr>
      </w:pPr>
      <w:r>
        <w:t>Implementación del buscador y mensajería:</w:t>
      </w:r>
      <w:r w:rsidR="00452FA5">
        <w:t xml:space="preserve"> </w:t>
      </w:r>
      <w:r w:rsidR="00452FA5" w:rsidRPr="00452FA5">
        <w:t>Se añadieron las funcionalidades de búsqueda de productos y mensajería instantánea entre usuarios.</w:t>
      </w:r>
    </w:p>
    <w:p w:rsidR="00443CC7" w:rsidRDefault="00443CC7" w:rsidP="00452FA5">
      <w:pPr>
        <w:pStyle w:val="Prrafodelista"/>
        <w:numPr>
          <w:ilvl w:val="0"/>
          <w:numId w:val="15"/>
        </w:numPr>
      </w:pPr>
      <w:r>
        <w:t>Pruebas y ajustes:</w:t>
      </w:r>
      <w:r w:rsidR="00452FA5">
        <w:t xml:space="preserve"> </w:t>
      </w:r>
      <w:r w:rsidR="00452FA5" w:rsidRPr="00452FA5">
        <w:t>Pruebas y ajuste de funcionalidades: Se realizaron pruebas exhaustivas de todas las funcionalidades para corregir errores y asegurar una experiencia de usuario fluida.</w:t>
      </w:r>
    </w:p>
    <w:p w:rsidR="00DE21AB" w:rsidRDefault="00DE21AB" w:rsidP="00DE21AB">
      <w:pPr>
        <w:pStyle w:val="Prrafodelista"/>
        <w:ind w:left="2149" w:firstLine="0"/>
      </w:pPr>
    </w:p>
    <w:p w:rsidR="00DD0F75" w:rsidRDefault="002843C0">
      <w:pPr>
        <w:pStyle w:val="Ttulo2"/>
        <w:numPr>
          <w:ilvl w:val="1"/>
          <w:numId w:val="2"/>
        </w:numPr>
      </w:pPr>
      <w:bookmarkStart w:id="51" w:name="_Toc482291133"/>
      <w:bookmarkStart w:id="52" w:name="_Toc482291187"/>
      <w:bookmarkStart w:id="53" w:name="_Toc482291254"/>
      <w:bookmarkStart w:id="54" w:name="_Toc482291314"/>
      <w:bookmarkStart w:id="55" w:name="_Toc482291471"/>
      <w:bookmarkStart w:id="56" w:name="_Toc482291708"/>
      <w:bookmarkStart w:id="57" w:name="_Toc482292052"/>
      <w:bookmarkStart w:id="58" w:name="_Toc482292752"/>
      <w:bookmarkStart w:id="59" w:name="_Toc482292840"/>
      <w:bookmarkStart w:id="60" w:name="_Toc482295403"/>
      <w:bookmarkStart w:id="61" w:name="_Toc482741592"/>
      <w:bookmarkStart w:id="62" w:name="_Toc482741628"/>
      <w:bookmarkStart w:id="63" w:name="_Toc482741680"/>
      <w:bookmarkStart w:id="64" w:name="_Toc482826536"/>
      <w:bookmarkStart w:id="65" w:name="_Toc482890140"/>
      <w:bookmarkStart w:id="66" w:name="_Toc482901091"/>
      <w:bookmarkStart w:id="67" w:name="_Toc482957082"/>
      <w:bookmarkStart w:id="68" w:name="_Toc483583872"/>
      <w:bookmarkStart w:id="69" w:name="_Toc18007875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INFORMACION COMPLEMENTARIA</w:t>
      </w:r>
      <w:bookmarkEnd w:id="69"/>
    </w:p>
    <w:p w:rsidR="00DD0F75" w:rsidRDefault="002843C0">
      <w:r>
        <w:t>.</w:t>
      </w:r>
    </w:p>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DD0F75" w:rsidRDefault="002843C0">
      <w:pPr>
        <w:pStyle w:val="Ttulo2"/>
        <w:numPr>
          <w:ilvl w:val="1"/>
          <w:numId w:val="2"/>
        </w:numPr>
      </w:pPr>
      <w:bookmarkStart w:id="70" w:name="_Toc180078760"/>
      <w:r>
        <w:lastRenderedPageBreak/>
        <w:t>INSTRUMENTOS DE MEDIDA</w:t>
      </w:r>
      <w:bookmarkEnd w:id="70"/>
    </w:p>
    <w:p w:rsidR="00DD0F75" w:rsidRDefault="002843C0">
      <w:r>
        <w:t xml:space="preserve">. </w:t>
      </w:r>
      <w:r w:rsidR="00B97D2F">
        <w:t xml:space="preserve">para el control de las tareas y progreso del desarrollo utilizamos el diagrama de </w:t>
      </w:r>
      <w:r w:rsidR="00F64D6C">
        <w:t>Gantt</w:t>
      </w:r>
    </w:p>
    <w:p w:rsidR="00F64D6C" w:rsidRDefault="00F64D6C"/>
    <w:p w:rsidR="00F64D6C" w:rsidRDefault="00F64D6C" w:rsidP="00644FD5">
      <w:pPr>
        <w:ind w:left="-709" w:right="-283" w:hanging="142"/>
      </w:pPr>
      <w:r>
        <w:rPr>
          <w:noProof/>
        </w:rPr>
        <w:drawing>
          <wp:inline distT="0" distB="0" distL="0" distR="0">
            <wp:extent cx="7014882" cy="42717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5550" cy="4290424"/>
                    </a:xfrm>
                    <a:prstGeom prst="rect">
                      <a:avLst/>
                    </a:prstGeom>
                    <a:noFill/>
                    <a:ln>
                      <a:noFill/>
                    </a:ln>
                  </pic:spPr>
                </pic:pic>
              </a:graphicData>
            </a:graphic>
          </wp:inline>
        </w:drawing>
      </w:r>
    </w:p>
    <w:p w:rsidR="00DD0F75" w:rsidRDefault="00DD0F75"/>
    <w:p w:rsidR="00DD0F75" w:rsidRDefault="002843C0">
      <w:pPr>
        <w:spacing w:after="160" w:line="259" w:lineRule="auto"/>
        <w:jc w:val="left"/>
      </w:pPr>
      <w:r>
        <w:br w:type="page"/>
      </w:r>
    </w:p>
    <w:p w:rsidR="009517E3" w:rsidRDefault="009517E3">
      <w:pPr>
        <w:spacing w:after="160" w:line="259" w:lineRule="auto"/>
        <w:jc w:val="left"/>
      </w:pPr>
      <w:r>
        <w:lastRenderedPageBreak/>
        <w:t xml:space="preserve">Trafico de modificaciones del proyecto </w:t>
      </w:r>
      <w:r w:rsidR="00FB28A1">
        <w:t xml:space="preserve">TFC </w:t>
      </w:r>
      <w:r>
        <w:t>en el repositorio GIP HUB</w:t>
      </w:r>
    </w:p>
    <w:p w:rsidR="009517E3" w:rsidRDefault="009517E3" w:rsidP="009517E3">
      <w:pPr>
        <w:spacing w:after="160" w:line="259" w:lineRule="auto"/>
        <w:ind w:hanging="142"/>
        <w:jc w:val="left"/>
      </w:pPr>
      <w:bookmarkStart w:id="71" w:name="_GoBack"/>
      <w:bookmarkEnd w:id="71"/>
      <w:r>
        <w:rPr>
          <w:noProof/>
        </w:rPr>
        <w:drawing>
          <wp:inline distT="0" distB="0" distL="0" distR="0">
            <wp:extent cx="6386195" cy="3167380"/>
            <wp:effectExtent l="57150" t="57150" r="109855" b="1092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6195" cy="31673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17E3" w:rsidRDefault="009517E3" w:rsidP="009517E3">
      <w:pPr>
        <w:spacing w:after="160" w:line="259" w:lineRule="auto"/>
        <w:ind w:left="-851"/>
        <w:jc w:val="left"/>
      </w:pPr>
      <w:r>
        <w:rPr>
          <w:noProof/>
        </w:rPr>
        <w:drawing>
          <wp:inline distT="0" distB="0" distL="0" distR="0">
            <wp:extent cx="6378575" cy="3277235"/>
            <wp:effectExtent l="57150" t="57150" r="117475" b="1136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78575" cy="32772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17E3" w:rsidRDefault="009517E3" w:rsidP="009517E3">
      <w:pPr>
        <w:spacing w:after="160" w:line="259" w:lineRule="auto"/>
        <w:ind w:left="-851"/>
        <w:jc w:val="left"/>
      </w:pPr>
      <w:r>
        <w:rPr>
          <w:noProof/>
        </w:rPr>
        <w:lastRenderedPageBreak/>
        <w:drawing>
          <wp:inline distT="0" distB="0" distL="0" distR="0">
            <wp:extent cx="6393180" cy="4520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520565"/>
                    </a:xfrm>
                    <a:prstGeom prst="rect">
                      <a:avLst/>
                    </a:prstGeom>
                    <a:noFill/>
                    <a:ln>
                      <a:noFill/>
                    </a:ln>
                  </pic:spPr>
                </pic:pic>
              </a:graphicData>
            </a:graphic>
          </wp:inline>
        </w:drawing>
      </w:r>
    </w:p>
    <w:p w:rsidR="009517E3" w:rsidRDefault="009517E3" w:rsidP="009517E3">
      <w:pPr>
        <w:spacing w:after="160" w:line="259" w:lineRule="auto"/>
        <w:ind w:left="142" w:hanging="284"/>
        <w:jc w:val="left"/>
      </w:pPr>
      <w:r>
        <w:rPr>
          <w:noProof/>
        </w:rPr>
        <w:drawing>
          <wp:inline distT="0" distB="0" distL="0" distR="0">
            <wp:extent cx="6393180" cy="362833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0672" cy="3666643"/>
                    </a:xfrm>
                    <a:prstGeom prst="rect">
                      <a:avLst/>
                    </a:prstGeom>
                    <a:noFill/>
                    <a:ln>
                      <a:noFill/>
                    </a:ln>
                  </pic:spPr>
                </pic:pic>
              </a:graphicData>
            </a:graphic>
          </wp:inline>
        </w:drawing>
      </w:r>
    </w:p>
    <w:p w:rsidR="00DD0F75" w:rsidRDefault="002843C0">
      <w:pPr>
        <w:pStyle w:val="Ttulo1"/>
        <w:numPr>
          <w:ilvl w:val="0"/>
          <w:numId w:val="2"/>
        </w:numPr>
      </w:pPr>
      <w:bookmarkStart w:id="72" w:name="_Toc180078761"/>
      <w:r>
        <w:lastRenderedPageBreak/>
        <w:t>ANALISIS DE LOS RESULTADOS</w:t>
      </w:r>
      <w:bookmarkEnd w:id="72"/>
    </w:p>
    <w:p w:rsidR="00DD0F75" w:rsidRDefault="002843C0">
      <w:pPr>
        <w:pStyle w:val="Ttulo2"/>
        <w:numPr>
          <w:ilvl w:val="1"/>
          <w:numId w:val="2"/>
        </w:numPr>
      </w:pPr>
      <w:bookmarkStart w:id="73" w:name="_Toc482291137"/>
      <w:bookmarkStart w:id="74" w:name="_Toc482291191"/>
      <w:bookmarkStart w:id="75" w:name="_Toc482291258"/>
      <w:bookmarkStart w:id="76" w:name="_Toc482291318"/>
      <w:bookmarkStart w:id="77" w:name="_Toc482291475"/>
      <w:bookmarkStart w:id="78" w:name="_Toc482291712"/>
      <w:bookmarkStart w:id="79" w:name="_Toc482292056"/>
      <w:bookmarkStart w:id="80" w:name="_Toc482292756"/>
      <w:bookmarkStart w:id="81" w:name="_Toc482292844"/>
      <w:bookmarkStart w:id="82" w:name="_Toc482295407"/>
      <w:bookmarkStart w:id="83" w:name="_Toc482741599"/>
      <w:bookmarkStart w:id="84" w:name="_Toc482741635"/>
      <w:bookmarkStart w:id="85" w:name="_Toc482741687"/>
      <w:bookmarkStart w:id="86" w:name="_Toc482826542"/>
      <w:bookmarkStart w:id="87" w:name="_Toc482890146"/>
      <w:bookmarkStart w:id="88" w:name="_Toc482901097"/>
      <w:bookmarkStart w:id="89" w:name="_Toc482957088"/>
      <w:bookmarkStart w:id="90" w:name="_Toc483583878"/>
      <w:bookmarkStart w:id="91" w:name="_Toc18007876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ANALISIS CUANTITATIVO</w:t>
      </w:r>
      <w:bookmarkEnd w:id="91"/>
    </w:p>
    <w:p w:rsidR="00DD0F75" w:rsidRDefault="002843C0">
      <w:r>
        <w:t>.</w:t>
      </w:r>
    </w:p>
    <w:p w:rsidR="00DD0F75" w:rsidRDefault="002843C0">
      <w:pPr>
        <w:keepNext/>
        <w:jc w:val="center"/>
      </w:pPr>
      <w:r>
        <w:rPr>
          <w:noProof/>
        </w:rPr>
        <w:drawing>
          <wp:inline distT="0" distB="0" distL="0" distR="0">
            <wp:extent cx="3971925" cy="2143125"/>
            <wp:effectExtent l="0" t="0" r="0" b="0"/>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1"/>
                    <pic:cNvPicPr>
                      <a:picLocks noChangeAspect="1" noChangeArrowheads="1"/>
                    </pic:cNvPicPr>
                  </pic:nvPicPr>
                  <pic:blipFill>
                    <a:blip r:embed="rId34"/>
                    <a:stretch>
                      <a:fillRect/>
                    </a:stretch>
                  </pic:blipFill>
                  <pic:spPr bwMode="auto">
                    <a:xfrm>
                      <a:off x="0" y="0"/>
                      <a:ext cx="3971925" cy="2143125"/>
                    </a:xfrm>
                    <a:prstGeom prst="rect">
                      <a:avLst/>
                    </a:prstGeom>
                  </pic:spPr>
                </pic:pic>
              </a:graphicData>
            </a:graphic>
          </wp:inline>
        </w:drawing>
      </w:r>
    </w:p>
    <w:p w:rsidR="00DD0F75" w:rsidRDefault="002843C0">
      <w:pPr>
        <w:pStyle w:val="Descripcin"/>
        <w:jc w:val="center"/>
      </w:pPr>
      <w:bookmarkStart w:id="92" w:name="_Toc6750632"/>
      <w:bookmarkStart w:id="93" w:name="_Ref484194994"/>
      <w:r>
        <w:t xml:space="preserve">Figura </w:t>
      </w:r>
      <w:r>
        <w:fldChar w:fldCharType="begin"/>
      </w:r>
      <w:r>
        <w:instrText>SEQ Figura \* ARABIC</w:instrText>
      </w:r>
      <w:r>
        <w:fldChar w:fldCharType="separate"/>
      </w:r>
      <w:r>
        <w:t>2</w:t>
      </w:r>
      <w:r>
        <w:fldChar w:fldCharType="end"/>
      </w:r>
      <w:r>
        <w:t xml:space="preserve"> –</w:t>
      </w:r>
      <w:bookmarkEnd w:id="92"/>
      <w:bookmarkEnd w:id="93"/>
      <w:r>
        <w:t xml:space="preserve"> Porcentaje de consecución de objetivos</w:t>
      </w:r>
    </w:p>
    <w:p w:rsidR="00DD0F75" w:rsidRDefault="002843C0">
      <w:r>
        <w:t xml:space="preserve">. </w:t>
      </w:r>
    </w:p>
    <w:p w:rsidR="00DD0F75" w:rsidRDefault="002843C0">
      <w:pPr>
        <w:keepNext/>
        <w:ind w:firstLine="0"/>
        <w:jc w:val="center"/>
      </w:pPr>
      <w:r>
        <w:rPr>
          <w:noProof/>
        </w:rPr>
        <w:drawing>
          <wp:inline distT="0" distB="0" distL="0" distR="0">
            <wp:extent cx="5400040" cy="208915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35"/>
                    <a:stretch>
                      <a:fillRect/>
                    </a:stretch>
                  </pic:blipFill>
                  <pic:spPr bwMode="auto">
                    <a:xfrm>
                      <a:off x="0" y="0"/>
                      <a:ext cx="5400040" cy="2089150"/>
                    </a:xfrm>
                    <a:prstGeom prst="rect">
                      <a:avLst/>
                    </a:prstGeom>
                  </pic:spPr>
                </pic:pic>
              </a:graphicData>
            </a:graphic>
          </wp:inline>
        </w:drawing>
      </w:r>
    </w:p>
    <w:p w:rsidR="00DD0F75" w:rsidRDefault="002843C0">
      <w:pPr>
        <w:pStyle w:val="Descripcin"/>
        <w:jc w:val="center"/>
      </w:pPr>
      <w:bookmarkStart w:id="94" w:name="_Toc6750633"/>
      <w:bookmarkStart w:id="95" w:name="_Ref484195143"/>
      <w:r>
        <w:t xml:space="preserve">Figura </w:t>
      </w:r>
      <w:r>
        <w:fldChar w:fldCharType="begin"/>
      </w:r>
      <w:r>
        <w:instrText>SEQ Figura \* ARABIC</w:instrText>
      </w:r>
      <w:r>
        <w:fldChar w:fldCharType="separate"/>
      </w:r>
      <w:r>
        <w:t>3</w:t>
      </w:r>
      <w:r>
        <w:fldChar w:fldCharType="end"/>
      </w:r>
      <w:r>
        <w:t xml:space="preserve"> – </w:t>
      </w:r>
      <w:bookmarkEnd w:id="94"/>
      <w:bookmarkEnd w:id="95"/>
      <w:r>
        <w:rPr>
          <w:i w:val="0"/>
          <w:iCs w:val="0"/>
        </w:rPr>
        <w:t>Utilidad de la aplicación</w:t>
      </w:r>
    </w:p>
    <w:p w:rsidR="00DD0F75" w:rsidRDefault="002843C0">
      <w:r>
        <w:t xml:space="preserve">.  </w:t>
      </w:r>
    </w:p>
    <w:p w:rsidR="00DD0F75" w:rsidRDefault="002843C0">
      <w:pPr>
        <w:pStyle w:val="Ttulo1"/>
        <w:numPr>
          <w:ilvl w:val="0"/>
          <w:numId w:val="2"/>
        </w:numPr>
      </w:pPr>
      <w:bookmarkStart w:id="96" w:name="_Toc180078763"/>
      <w:r>
        <w:lastRenderedPageBreak/>
        <w:t>CONCLUSIONES Y LINEAS DE TRABAJO FUTURO</w:t>
      </w:r>
      <w:bookmarkEnd w:id="96"/>
    </w:p>
    <w:p w:rsidR="00DD0F75" w:rsidRDefault="002843C0">
      <w:r>
        <w:t xml:space="preserve">. </w:t>
      </w:r>
    </w:p>
    <w:p w:rsidR="00DD0F75" w:rsidRDefault="002843C0">
      <w:pPr>
        <w:pStyle w:val="Ttulo2"/>
        <w:numPr>
          <w:ilvl w:val="1"/>
          <w:numId w:val="2"/>
        </w:numPr>
      </w:pPr>
      <w:del w:id="97" w:author="Emilio Sarabia" w:date="2019-04-21T14:44:00Z">
        <w:r>
          <w:delText>CONCLUSIONES</w:delText>
        </w:r>
        <w:r>
          <w:tab/>
        </w:r>
      </w:del>
      <w:bookmarkStart w:id="98" w:name="_Toc180078764"/>
      <w:bookmarkEnd w:id="98"/>
    </w:p>
    <w:p w:rsidR="00DD0F75" w:rsidRDefault="002843C0">
      <w:del w:id="99" w:author="Emilio Sarabia" w:date="2019-04-21T14:44:00Z">
        <w:r>
          <w:delText>.</w:delText>
        </w:r>
      </w:del>
    </w:p>
    <w:p w:rsidR="00DD0F75" w:rsidRDefault="002843C0">
      <w:del w:id="100" w:author="Emilio Sarabia" w:date="2019-04-21T14:44:00Z">
        <w:r>
          <w:delText>.</w:delText>
        </w:r>
      </w:del>
    </w:p>
    <w:p w:rsidR="00DD0F75" w:rsidRDefault="002843C0">
      <w:pPr>
        <w:pStyle w:val="Ttulo2"/>
        <w:ind w:firstLine="0"/>
      </w:pPr>
      <w:del w:id="101" w:author="Emilio Sarabia" w:date="2019-04-21T14:44:00Z">
        <w:r>
          <w:delText>FUTURAS LINEAS DE TR</w:delText>
        </w:r>
      </w:del>
      <w:r>
        <w:t xml:space="preserve"> </w:t>
      </w:r>
    </w:p>
    <w:p w:rsidR="00DD0F75" w:rsidRDefault="002843C0">
      <w:pPr>
        <w:pStyle w:val="Ttulo1"/>
        <w:numPr>
          <w:ilvl w:val="0"/>
          <w:numId w:val="2"/>
        </w:numPr>
        <w:rPr>
          <w:lang w:val="en-US"/>
        </w:rPr>
      </w:pPr>
      <w:bookmarkStart w:id="102" w:name="_Toc482292761"/>
      <w:bookmarkStart w:id="103" w:name="_Toc482292849"/>
      <w:bookmarkStart w:id="104" w:name="_Toc482295412"/>
      <w:bookmarkStart w:id="105" w:name="_Toc482741604"/>
      <w:bookmarkStart w:id="106" w:name="_Toc482741640"/>
      <w:bookmarkStart w:id="107" w:name="_Toc482741692"/>
      <w:bookmarkStart w:id="108" w:name="_Toc482826547"/>
      <w:bookmarkStart w:id="109" w:name="_Toc482890151"/>
      <w:bookmarkStart w:id="110" w:name="_Toc482901102"/>
      <w:bookmarkStart w:id="111" w:name="_Toc482957093"/>
      <w:bookmarkStart w:id="112" w:name="_Toc483583883"/>
      <w:bookmarkStart w:id="113" w:name="_Toc482292762"/>
      <w:bookmarkStart w:id="114" w:name="_Toc482292850"/>
      <w:bookmarkStart w:id="115" w:name="_Toc482295413"/>
      <w:bookmarkStart w:id="116" w:name="_Toc482741605"/>
      <w:bookmarkStart w:id="117" w:name="_Toc482741641"/>
      <w:bookmarkStart w:id="118" w:name="_Toc482741693"/>
      <w:bookmarkStart w:id="119" w:name="_Toc482826548"/>
      <w:bookmarkStart w:id="120" w:name="_Toc482890152"/>
      <w:bookmarkStart w:id="121" w:name="_Toc482901103"/>
      <w:bookmarkStart w:id="122" w:name="_Toc482957094"/>
      <w:bookmarkStart w:id="123" w:name="_Toc483583884"/>
      <w:bookmarkStart w:id="124" w:name="_Toc18007876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Pr>
          <w:lang w:val="en-US"/>
        </w:rPr>
        <w:lastRenderedPageBreak/>
        <w:t xml:space="preserve">REFERENCIAS </w:t>
      </w:r>
      <w:r>
        <w:t>BIBLIOGRAFICAS</w:t>
      </w:r>
      <w:bookmarkEnd w:id="124"/>
    </w:p>
    <w:p w:rsidR="00DD0F75" w:rsidRDefault="0071068D">
      <w:r>
        <w:rPr>
          <w:shd w:val="clear" w:color="auto" w:fill="FFFFFF"/>
          <w:lang w:val="en-US"/>
        </w:rPr>
        <w:t xml:space="preserve"> </w:t>
      </w:r>
    </w:p>
    <w:p w:rsidR="00DD0F75" w:rsidRDefault="00DD0F75">
      <w:pPr>
        <w:rPr>
          <w:rFonts w:asciiTheme="majorHAnsi" w:eastAsiaTheme="majorEastAsia" w:hAnsiTheme="majorHAnsi" w:cstheme="majorBidi"/>
          <w:color w:val="00000A"/>
          <w:spacing w:val="-10"/>
          <w:sz w:val="56"/>
          <w:szCs w:val="56"/>
        </w:rPr>
      </w:pPr>
    </w:p>
    <w:p w:rsidR="00DD0F75" w:rsidRDefault="002843C0">
      <w:pPr>
        <w:pStyle w:val="Ttulo1"/>
        <w:jc w:val="both"/>
      </w:pPr>
      <w:bookmarkStart w:id="125" w:name="_Toc180078766"/>
      <w:r>
        <w:lastRenderedPageBreak/>
        <w:t>ANEXOS</w:t>
      </w:r>
      <w:bookmarkEnd w:id="125"/>
      <w:r>
        <w:t xml:space="preserve"> </w:t>
      </w:r>
    </w:p>
    <w:p w:rsidR="00DD0F75" w:rsidRDefault="002843C0">
      <w:pPr>
        <w:ind w:left="1069" w:firstLine="0"/>
        <w:jc w:val="left"/>
      </w:pPr>
      <w:r>
        <w:rPr>
          <w:color w:val="00000A"/>
        </w:rPr>
        <w:t>.</w:t>
      </w:r>
      <w:r>
        <w:t xml:space="preserve"> </w:t>
      </w:r>
    </w:p>
    <w:sectPr w:rsidR="00DD0F75" w:rsidSect="00962180">
      <w:footerReference w:type="default" r:id="rId36"/>
      <w:pgSz w:w="11906" w:h="16838"/>
      <w:pgMar w:top="1417" w:right="707" w:bottom="1417" w:left="1134" w:header="708" w:footer="708"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164" w:rsidRDefault="00014164">
      <w:pPr>
        <w:spacing w:before="0" w:after="0" w:line="240" w:lineRule="auto"/>
      </w:pPr>
      <w:r>
        <w:separator/>
      </w:r>
    </w:p>
  </w:endnote>
  <w:endnote w:type="continuationSeparator" w:id="0">
    <w:p w:rsidR="00014164" w:rsidRDefault="000141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MV Boli">
    <w:panose1 w:val="02000500030200090000"/>
    <w:charset w:val="00"/>
    <w:family w:val="auto"/>
    <w:pitch w:val="variable"/>
    <w:sig w:usb0="00000003" w:usb1="00000000" w:usb2="00000100" w:usb3="00000000" w:csb0="00000001"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180" w:rsidRDefault="00962180">
    <w:pPr>
      <w:pStyle w:val="Piedepgina"/>
    </w:pPr>
  </w:p>
  <w:p w:rsidR="00690F4F" w:rsidRDefault="00690F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5265209"/>
      <w:docPartObj>
        <w:docPartGallery w:val="Page Numbers (Bottom of Page)"/>
        <w:docPartUnique/>
      </w:docPartObj>
    </w:sdtPr>
    <w:sdtEndPr/>
    <w:sdtContent>
      <w:p w:rsidR="00962180" w:rsidRDefault="005F709B">
        <w:pPr>
          <w:pStyle w:val="Piedepgina"/>
        </w:pPr>
        <w:proofErr w:type="spellStart"/>
        <w:r>
          <w:t>Pag</w:t>
        </w:r>
        <w:proofErr w:type="spellEnd"/>
        <w:r>
          <w:t xml:space="preserve">: </w:t>
        </w:r>
        <w:r w:rsidR="00962180">
          <w:fldChar w:fldCharType="begin"/>
        </w:r>
        <w:r w:rsidR="00962180">
          <w:instrText>PAGE   \* MERGEFORMAT</w:instrText>
        </w:r>
        <w:r w:rsidR="00962180">
          <w:fldChar w:fldCharType="separate"/>
        </w:r>
        <w:r w:rsidR="009046C9">
          <w:rPr>
            <w:noProof/>
          </w:rPr>
          <w:t>31</w:t>
        </w:r>
        <w:r w:rsidR="00962180">
          <w:fldChar w:fldCharType="end"/>
        </w:r>
      </w:p>
    </w:sdtContent>
  </w:sdt>
  <w:p w:rsidR="00962180" w:rsidRDefault="009621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164" w:rsidRDefault="00014164">
      <w:pPr>
        <w:spacing w:before="0" w:after="0" w:line="240" w:lineRule="auto"/>
      </w:pPr>
      <w:r>
        <w:separator/>
      </w:r>
    </w:p>
  </w:footnote>
  <w:footnote w:type="continuationSeparator" w:id="0">
    <w:p w:rsidR="00014164" w:rsidRDefault="0001416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pPr>
      <w:pStyle w:val="Encabezado"/>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980" w:rsidRDefault="00994980">
    <w:pPr>
      <w:pStyle w:val="Encabezado"/>
    </w:pPr>
  </w:p>
  <w:tbl>
    <w:tblPr>
      <w:tblStyle w:val="Tablaconcuadrcula"/>
      <w:tblW w:w="8494" w:type="dxa"/>
      <w:tblCellMar>
        <w:left w:w="118" w:type="dxa"/>
      </w:tblCellMar>
      <w:tblLook w:val="04A0" w:firstRow="1" w:lastRow="0" w:firstColumn="1" w:lastColumn="0" w:noHBand="0" w:noVBand="1"/>
    </w:tblPr>
    <w:tblGrid>
      <w:gridCol w:w="5812"/>
      <w:gridCol w:w="2682"/>
    </w:tblGrid>
    <w:tr w:rsidR="00994980" w:rsidTr="00DA0042">
      <w:tc>
        <w:tcPr>
          <w:tcW w:w="5811" w:type="dxa"/>
          <w:tcBorders>
            <w:top w:val="nil"/>
            <w:left w:val="nil"/>
            <w:bottom w:val="nil"/>
            <w:right w:val="nil"/>
          </w:tcBorders>
          <w:shd w:val="clear" w:color="auto" w:fill="auto"/>
        </w:tcPr>
        <w:p w:rsidR="00994980" w:rsidRDefault="00994980" w:rsidP="00994980">
          <w:pPr>
            <w:pStyle w:val="Encabezado"/>
            <w:spacing w:line="240" w:lineRule="auto"/>
            <w:ind w:firstLine="0"/>
          </w:pPr>
          <w:r>
            <w:rPr>
              <w:sz w:val="20"/>
            </w:rPr>
            <w:t>[Título del TFC]</w:t>
          </w:r>
        </w:p>
      </w:tc>
      <w:tc>
        <w:tcPr>
          <w:tcW w:w="2682" w:type="dxa"/>
          <w:tcBorders>
            <w:top w:val="nil"/>
            <w:left w:val="nil"/>
            <w:bottom w:val="nil"/>
            <w:right w:val="nil"/>
          </w:tcBorders>
          <w:shd w:val="clear" w:color="auto" w:fill="auto"/>
        </w:tcPr>
        <w:p w:rsidR="00994980" w:rsidRDefault="00994980" w:rsidP="00994980">
          <w:pPr>
            <w:pStyle w:val="Encabezado"/>
            <w:spacing w:line="240" w:lineRule="auto"/>
            <w:ind w:firstLine="0"/>
            <w:jc w:val="right"/>
            <w:rPr>
              <w:sz w:val="20"/>
            </w:rPr>
          </w:pPr>
          <w:r>
            <w:rPr>
              <w:sz w:val="20"/>
            </w:rPr>
            <w:t>[Autor]</w:t>
          </w:r>
        </w:p>
      </w:tc>
    </w:tr>
  </w:tbl>
  <w:p w:rsidR="00515C14" w:rsidRDefault="00515C1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290C"/>
    <w:multiLevelType w:val="hybridMultilevel"/>
    <w:tmpl w:val="FC04ABA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 w15:restartNumberingAfterBreak="0">
    <w:nsid w:val="07601928"/>
    <w:multiLevelType w:val="hybridMultilevel"/>
    <w:tmpl w:val="7D522C5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 w15:restartNumberingAfterBreak="0">
    <w:nsid w:val="0E4E01EB"/>
    <w:multiLevelType w:val="hybridMultilevel"/>
    <w:tmpl w:val="96305AD2"/>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 w15:restartNumberingAfterBreak="0">
    <w:nsid w:val="107F1DF4"/>
    <w:multiLevelType w:val="hybridMultilevel"/>
    <w:tmpl w:val="7B5E2C1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D113F9"/>
    <w:multiLevelType w:val="hybridMultilevel"/>
    <w:tmpl w:val="BA7A61AC"/>
    <w:lvl w:ilvl="0" w:tplc="0C0A0001">
      <w:start w:val="1"/>
      <w:numFmt w:val="bullet"/>
      <w:lvlText w:val=""/>
      <w:lvlJc w:val="left"/>
      <w:pPr>
        <w:ind w:left="2148" w:hanging="360"/>
      </w:pPr>
      <w:rPr>
        <w:rFonts w:ascii="Symbol" w:hAnsi="Symbol" w:hint="default"/>
      </w:rPr>
    </w:lvl>
    <w:lvl w:ilvl="1" w:tplc="0C0A000F">
      <w:start w:val="1"/>
      <w:numFmt w:val="decimal"/>
      <w:lvlText w:val="%2."/>
      <w:lvlJc w:val="left"/>
      <w:pPr>
        <w:ind w:left="2868" w:hanging="360"/>
      </w:pPr>
      <w:rPr>
        <w:rFonts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5" w15:restartNumberingAfterBreak="0">
    <w:nsid w:val="1C3A21F9"/>
    <w:multiLevelType w:val="hybridMultilevel"/>
    <w:tmpl w:val="2F0C66AE"/>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 w15:restartNumberingAfterBreak="0">
    <w:nsid w:val="1E305934"/>
    <w:multiLevelType w:val="hybridMultilevel"/>
    <w:tmpl w:val="7F72C3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0173756"/>
    <w:multiLevelType w:val="hybridMultilevel"/>
    <w:tmpl w:val="3304868C"/>
    <w:lvl w:ilvl="0" w:tplc="D91497B8">
      <w:start w:val="1"/>
      <w:numFmt w:val="decimal"/>
      <w:lvlText w:val="%1."/>
      <w:lvlJc w:val="left"/>
      <w:pPr>
        <w:ind w:left="1068" w:hanging="360"/>
      </w:pPr>
      <w:rPr>
        <w:rFonts w:hint="default"/>
      </w:rPr>
    </w:lvl>
    <w:lvl w:ilvl="1" w:tplc="BF5A7262">
      <w:start w:val="1"/>
      <w:numFmt w:val="decimal"/>
      <w:lvlText w:val="%2."/>
      <w:lvlJc w:val="left"/>
      <w:pPr>
        <w:ind w:left="1788" w:hanging="360"/>
      </w:pPr>
      <w:rPr>
        <w:rFonts w:hint="default"/>
        <w:b w:val="0"/>
      </w:rPr>
    </w:lvl>
    <w:lvl w:ilvl="2" w:tplc="0C0A0001">
      <w:start w:val="1"/>
      <w:numFmt w:val="bullet"/>
      <w:lvlText w:val=""/>
      <w:lvlJc w:val="left"/>
      <w:pPr>
        <w:ind w:left="2508" w:hanging="180"/>
      </w:pPr>
      <w:rPr>
        <w:rFonts w:ascii="Symbol" w:hAnsi="Symbol" w:hint="default"/>
      </w:rPr>
    </w:lvl>
    <w:lvl w:ilvl="3" w:tplc="0C0A0001">
      <w:start w:val="1"/>
      <w:numFmt w:val="bullet"/>
      <w:lvlText w:val=""/>
      <w:lvlJc w:val="left"/>
      <w:pPr>
        <w:ind w:left="3228" w:hanging="360"/>
      </w:pPr>
      <w:rPr>
        <w:rFonts w:ascii="Symbol" w:hAnsi="Symbol"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2DA4F0E"/>
    <w:multiLevelType w:val="hybridMultilevel"/>
    <w:tmpl w:val="215AEAA2"/>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9" w15:restartNumberingAfterBreak="0">
    <w:nsid w:val="25340002"/>
    <w:multiLevelType w:val="hybridMultilevel"/>
    <w:tmpl w:val="F078D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54565B7"/>
    <w:multiLevelType w:val="hybridMultilevel"/>
    <w:tmpl w:val="ED162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9664261"/>
    <w:multiLevelType w:val="hybridMultilevel"/>
    <w:tmpl w:val="7E84F4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E1803"/>
    <w:multiLevelType w:val="hybridMultilevel"/>
    <w:tmpl w:val="5EF8BBE6"/>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3" w15:restartNumberingAfterBreak="0">
    <w:nsid w:val="4B605E61"/>
    <w:multiLevelType w:val="hybridMultilevel"/>
    <w:tmpl w:val="0106B2C4"/>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4" w15:restartNumberingAfterBreak="0">
    <w:nsid w:val="5C130EF1"/>
    <w:multiLevelType w:val="hybridMultilevel"/>
    <w:tmpl w:val="EB18BCBC"/>
    <w:lvl w:ilvl="0" w:tplc="0C0A0001">
      <w:start w:val="1"/>
      <w:numFmt w:val="bullet"/>
      <w:lvlText w:val=""/>
      <w:lvlJc w:val="left"/>
      <w:pPr>
        <w:ind w:left="2869" w:hanging="360"/>
      </w:pPr>
      <w:rPr>
        <w:rFonts w:ascii="Symbol" w:hAnsi="Symbol" w:hint="default"/>
      </w:rPr>
    </w:lvl>
    <w:lvl w:ilvl="1" w:tplc="0C0A000F">
      <w:start w:val="1"/>
      <w:numFmt w:val="decimal"/>
      <w:lvlText w:val="%2."/>
      <w:lvlJc w:val="left"/>
      <w:pPr>
        <w:ind w:left="3589" w:hanging="360"/>
      </w:pPr>
      <w:rPr>
        <w:rFonts w:hint="default"/>
      </w:rPr>
    </w:lvl>
    <w:lvl w:ilvl="2" w:tplc="0C0A001B" w:tentative="1">
      <w:start w:val="1"/>
      <w:numFmt w:val="lowerRoman"/>
      <w:lvlText w:val="%3."/>
      <w:lvlJc w:val="right"/>
      <w:pPr>
        <w:ind w:left="4309" w:hanging="180"/>
      </w:pPr>
    </w:lvl>
    <w:lvl w:ilvl="3" w:tplc="0C0A000F" w:tentative="1">
      <w:start w:val="1"/>
      <w:numFmt w:val="decimal"/>
      <w:lvlText w:val="%4."/>
      <w:lvlJc w:val="left"/>
      <w:pPr>
        <w:ind w:left="5029" w:hanging="360"/>
      </w:pPr>
    </w:lvl>
    <w:lvl w:ilvl="4" w:tplc="0C0A0019" w:tentative="1">
      <w:start w:val="1"/>
      <w:numFmt w:val="lowerLetter"/>
      <w:lvlText w:val="%5."/>
      <w:lvlJc w:val="left"/>
      <w:pPr>
        <w:ind w:left="5749" w:hanging="360"/>
      </w:pPr>
    </w:lvl>
    <w:lvl w:ilvl="5" w:tplc="0C0A001B" w:tentative="1">
      <w:start w:val="1"/>
      <w:numFmt w:val="lowerRoman"/>
      <w:lvlText w:val="%6."/>
      <w:lvlJc w:val="right"/>
      <w:pPr>
        <w:ind w:left="6469" w:hanging="180"/>
      </w:pPr>
    </w:lvl>
    <w:lvl w:ilvl="6" w:tplc="0C0A000F" w:tentative="1">
      <w:start w:val="1"/>
      <w:numFmt w:val="decimal"/>
      <w:lvlText w:val="%7."/>
      <w:lvlJc w:val="left"/>
      <w:pPr>
        <w:ind w:left="7189" w:hanging="360"/>
      </w:pPr>
    </w:lvl>
    <w:lvl w:ilvl="7" w:tplc="0C0A0019" w:tentative="1">
      <w:start w:val="1"/>
      <w:numFmt w:val="lowerLetter"/>
      <w:lvlText w:val="%8."/>
      <w:lvlJc w:val="left"/>
      <w:pPr>
        <w:ind w:left="7909" w:hanging="360"/>
      </w:pPr>
    </w:lvl>
    <w:lvl w:ilvl="8" w:tplc="0C0A001B" w:tentative="1">
      <w:start w:val="1"/>
      <w:numFmt w:val="lowerRoman"/>
      <w:lvlText w:val="%9."/>
      <w:lvlJc w:val="right"/>
      <w:pPr>
        <w:ind w:left="8629" w:hanging="180"/>
      </w:pPr>
    </w:lvl>
  </w:abstractNum>
  <w:abstractNum w:abstractNumId="15" w15:restartNumberingAfterBreak="0">
    <w:nsid w:val="5CE452CF"/>
    <w:multiLevelType w:val="multilevel"/>
    <w:tmpl w:val="137CBF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6608B7"/>
    <w:multiLevelType w:val="hybridMultilevel"/>
    <w:tmpl w:val="017E919C"/>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17" w15:restartNumberingAfterBreak="0">
    <w:nsid w:val="640846FF"/>
    <w:multiLevelType w:val="multilevel"/>
    <w:tmpl w:val="ED963C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decimal"/>
      <w:pStyle w:val="Ttulo3"/>
      <w:lvlText w:val="%6."/>
      <w:lvlJc w:val="left"/>
      <w:pPr>
        <w:ind w:left="2736" w:hanging="936"/>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66E07A6F"/>
    <w:multiLevelType w:val="hybridMultilevel"/>
    <w:tmpl w:val="8C844686"/>
    <w:lvl w:ilvl="0" w:tplc="0C0A000F">
      <w:start w:val="1"/>
      <w:numFmt w:val="decimal"/>
      <w:lvlText w:val="%1."/>
      <w:lvlJc w:val="left"/>
      <w:pPr>
        <w:ind w:left="1429" w:hanging="360"/>
      </w:pPr>
    </w:lvl>
    <w:lvl w:ilvl="1" w:tplc="0C0A000F">
      <w:start w:val="1"/>
      <w:numFmt w:val="decimal"/>
      <w:lvlText w:val="%2."/>
      <w:lvlJc w:val="left"/>
      <w:pPr>
        <w:ind w:left="2149" w:hanging="360"/>
      </w:pPr>
      <w:rPr>
        <w:rFonts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69EF410C"/>
    <w:multiLevelType w:val="hybridMultilevel"/>
    <w:tmpl w:val="3F6A1B1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0" w15:restartNumberingAfterBreak="0">
    <w:nsid w:val="6A091E84"/>
    <w:multiLevelType w:val="hybridMultilevel"/>
    <w:tmpl w:val="8B723068"/>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1" w15:restartNumberingAfterBreak="0">
    <w:nsid w:val="6D6D365B"/>
    <w:multiLevelType w:val="hybridMultilevel"/>
    <w:tmpl w:val="0958DCA8"/>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22" w15:restartNumberingAfterBreak="0">
    <w:nsid w:val="6D9002DC"/>
    <w:multiLevelType w:val="hybridMultilevel"/>
    <w:tmpl w:val="22047E8C"/>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3" w15:restartNumberingAfterBreak="0">
    <w:nsid w:val="6EF15AB8"/>
    <w:multiLevelType w:val="hybridMultilevel"/>
    <w:tmpl w:val="15C8EF6C"/>
    <w:lvl w:ilvl="0" w:tplc="0C0A0001">
      <w:start w:val="1"/>
      <w:numFmt w:val="bullet"/>
      <w:lvlText w:val=""/>
      <w:lvlJc w:val="left"/>
      <w:pPr>
        <w:ind w:left="2148" w:hanging="360"/>
      </w:pPr>
      <w:rPr>
        <w:rFonts w:ascii="Symbol" w:hAnsi="Symbol" w:hint="default"/>
      </w:rPr>
    </w:lvl>
    <w:lvl w:ilvl="1" w:tplc="0C0A0001">
      <w:start w:val="1"/>
      <w:numFmt w:val="bullet"/>
      <w:lvlText w:val=""/>
      <w:lvlJc w:val="left"/>
      <w:pPr>
        <w:ind w:left="2868" w:hanging="360"/>
      </w:pPr>
      <w:rPr>
        <w:rFonts w:ascii="Symbol" w:hAnsi="Symbol"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24" w15:restartNumberingAfterBreak="0">
    <w:nsid w:val="709143A9"/>
    <w:multiLevelType w:val="hybridMultilevel"/>
    <w:tmpl w:val="ECC607F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5" w15:restartNumberingAfterBreak="0">
    <w:nsid w:val="70E425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832FA7"/>
    <w:multiLevelType w:val="hybridMultilevel"/>
    <w:tmpl w:val="D16A778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7" w15:restartNumberingAfterBreak="0">
    <w:nsid w:val="7D353406"/>
    <w:multiLevelType w:val="hybridMultilevel"/>
    <w:tmpl w:val="118C6C04"/>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num w:numId="1">
    <w:abstractNumId w:val="17"/>
  </w:num>
  <w:num w:numId="2">
    <w:abstractNumId w:val="25"/>
  </w:num>
  <w:num w:numId="3">
    <w:abstractNumId w:val="6"/>
  </w:num>
  <w:num w:numId="4">
    <w:abstractNumId w:val="7"/>
  </w:num>
  <w:num w:numId="5">
    <w:abstractNumId w:val="8"/>
  </w:num>
  <w:num w:numId="6">
    <w:abstractNumId w:val="21"/>
  </w:num>
  <w:num w:numId="7">
    <w:abstractNumId w:val="4"/>
  </w:num>
  <w:num w:numId="8">
    <w:abstractNumId w:val="27"/>
  </w:num>
  <w:num w:numId="9">
    <w:abstractNumId w:val="13"/>
  </w:num>
  <w:num w:numId="10">
    <w:abstractNumId w:val="2"/>
  </w:num>
  <w:num w:numId="11">
    <w:abstractNumId w:val="19"/>
  </w:num>
  <w:num w:numId="12">
    <w:abstractNumId w:val="5"/>
  </w:num>
  <w:num w:numId="13">
    <w:abstractNumId w:val="12"/>
  </w:num>
  <w:num w:numId="14">
    <w:abstractNumId w:val="22"/>
  </w:num>
  <w:num w:numId="15">
    <w:abstractNumId w:val="18"/>
  </w:num>
  <w:num w:numId="16">
    <w:abstractNumId w:val="1"/>
  </w:num>
  <w:num w:numId="17">
    <w:abstractNumId w:val="14"/>
  </w:num>
  <w:num w:numId="18">
    <w:abstractNumId w:val="24"/>
  </w:num>
  <w:num w:numId="19">
    <w:abstractNumId w:val="0"/>
  </w:num>
  <w:num w:numId="20">
    <w:abstractNumId w:val="26"/>
  </w:num>
  <w:num w:numId="21">
    <w:abstractNumId w:val="20"/>
  </w:num>
  <w:num w:numId="22">
    <w:abstractNumId w:val="9"/>
  </w:num>
  <w:num w:numId="23">
    <w:abstractNumId w:val="23"/>
  </w:num>
  <w:num w:numId="24">
    <w:abstractNumId w:val="16"/>
  </w:num>
  <w:num w:numId="25">
    <w:abstractNumId w:val="3"/>
  </w:num>
  <w:num w:numId="26">
    <w:abstractNumId w:val="15"/>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75"/>
    <w:rsid w:val="000042C2"/>
    <w:rsid w:val="00014164"/>
    <w:rsid w:val="00014292"/>
    <w:rsid w:val="00021C72"/>
    <w:rsid w:val="000505B0"/>
    <w:rsid w:val="000C1E2A"/>
    <w:rsid w:val="000D2BB2"/>
    <w:rsid w:val="00113448"/>
    <w:rsid w:val="001560D6"/>
    <w:rsid w:val="00233DEC"/>
    <w:rsid w:val="002357AE"/>
    <w:rsid w:val="00243283"/>
    <w:rsid w:val="002745F1"/>
    <w:rsid w:val="00277D19"/>
    <w:rsid w:val="002843C0"/>
    <w:rsid w:val="00295FAF"/>
    <w:rsid w:val="002A621D"/>
    <w:rsid w:val="00313121"/>
    <w:rsid w:val="00314C47"/>
    <w:rsid w:val="003849DD"/>
    <w:rsid w:val="003A5072"/>
    <w:rsid w:val="003D4725"/>
    <w:rsid w:val="003D6F26"/>
    <w:rsid w:val="00423493"/>
    <w:rsid w:val="00443CC7"/>
    <w:rsid w:val="00452FA5"/>
    <w:rsid w:val="00473523"/>
    <w:rsid w:val="004956F0"/>
    <w:rsid w:val="004B4579"/>
    <w:rsid w:val="004D254F"/>
    <w:rsid w:val="00515C14"/>
    <w:rsid w:val="005A1FE6"/>
    <w:rsid w:val="005A6EB7"/>
    <w:rsid w:val="005D09AA"/>
    <w:rsid w:val="005D5E55"/>
    <w:rsid w:val="005E1439"/>
    <w:rsid w:val="005E7B55"/>
    <w:rsid w:val="005F525D"/>
    <w:rsid w:val="005F709B"/>
    <w:rsid w:val="00643945"/>
    <w:rsid w:val="00644FD5"/>
    <w:rsid w:val="00690F4F"/>
    <w:rsid w:val="006E7F1F"/>
    <w:rsid w:val="0071068D"/>
    <w:rsid w:val="00741530"/>
    <w:rsid w:val="007732FB"/>
    <w:rsid w:val="00775ADA"/>
    <w:rsid w:val="007A33F8"/>
    <w:rsid w:val="00806414"/>
    <w:rsid w:val="0085305C"/>
    <w:rsid w:val="008C1C67"/>
    <w:rsid w:val="008F5A17"/>
    <w:rsid w:val="00902E6B"/>
    <w:rsid w:val="009034C3"/>
    <w:rsid w:val="009046C9"/>
    <w:rsid w:val="009075E7"/>
    <w:rsid w:val="009414D9"/>
    <w:rsid w:val="009517E3"/>
    <w:rsid w:val="00962180"/>
    <w:rsid w:val="009659A4"/>
    <w:rsid w:val="00992F4C"/>
    <w:rsid w:val="00994980"/>
    <w:rsid w:val="009A5207"/>
    <w:rsid w:val="009E0D65"/>
    <w:rsid w:val="009F4E85"/>
    <w:rsid w:val="00A100C8"/>
    <w:rsid w:val="00A15305"/>
    <w:rsid w:val="00A20EEA"/>
    <w:rsid w:val="00A30E7C"/>
    <w:rsid w:val="00A3457E"/>
    <w:rsid w:val="00A43024"/>
    <w:rsid w:val="00A62803"/>
    <w:rsid w:val="00A679EB"/>
    <w:rsid w:val="00AB0588"/>
    <w:rsid w:val="00AF1E0A"/>
    <w:rsid w:val="00B04503"/>
    <w:rsid w:val="00B14708"/>
    <w:rsid w:val="00B3361C"/>
    <w:rsid w:val="00B6639F"/>
    <w:rsid w:val="00B70C73"/>
    <w:rsid w:val="00B74537"/>
    <w:rsid w:val="00B97D2F"/>
    <w:rsid w:val="00BA0914"/>
    <w:rsid w:val="00BD230E"/>
    <w:rsid w:val="00C276DE"/>
    <w:rsid w:val="00C57AA4"/>
    <w:rsid w:val="00C67B60"/>
    <w:rsid w:val="00C72173"/>
    <w:rsid w:val="00C77914"/>
    <w:rsid w:val="00C86569"/>
    <w:rsid w:val="00CC4F2E"/>
    <w:rsid w:val="00CE5FE5"/>
    <w:rsid w:val="00CF1010"/>
    <w:rsid w:val="00D85DA8"/>
    <w:rsid w:val="00D936DC"/>
    <w:rsid w:val="00DB0363"/>
    <w:rsid w:val="00DD0F75"/>
    <w:rsid w:val="00DD6DBC"/>
    <w:rsid w:val="00DE0232"/>
    <w:rsid w:val="00DE21AB"/>
    <w:rsid w:val="00DF2F4A"/>
    <w:rsid w:val="00E3276E"/>
    <w:rsid w:val="00E469B8"/>
    <w:rsid w:val="00E9269D"/>
    <w:rsid w:val="00EA24C6"/>
    <w:rsid w:val="00F64D6C"/>
    <w:rsid w:val="00FB28A1"/>
    <w:rsid w:val="00FD44DF"/>
    <w:rsid w:val="00FF1BF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A9BE2"/>
  <w15:docId w15:val="{1430EE16-F219-4E36-AF1D-78B2032C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563"/>
    <w:pPr>
      <w:spacing w:before="120" w:after="120" w:line="360" w:lineRule="auto"/>
      <w:ind w:firstLine="709"/>
      <w:jc w:val="both"/>
    </w:pPr>
    <w:rPr>
      <w:rFonts w:ascii="Times New Roman" w:eastAsia="Times New Roman" w:hAnsi="Times New Roman" w:cs="Times New Roman"/>
      <w:color w:val="000000"/>
      <w:sz w:val="24"/>
      <w:szCs w:val="24"/>
      <w:lang w:eastAsia="es-ES"/>
    </w:rPr>
  </w:style>
  <w:style w:type="paragraph" w:styleId="Ttulo1">
    <w:name w:val="heading 1"/>
    <w:basedOn w:val="Encabezado"/>
    <w:link w:val="Ttulo1Car"/>
    <w:uiPriority w:val="9"/>
    <w:qFormat/>
    <w:rsid w:val="003C5C5B"/>
    <w:pPr>
      <w:keepNext/>
      <w:keepLines/>
      <w:pageBreakBefore/>
      <w:widowControl w:val="0"/>
      <w:spacing w:before="160" w:after="160"/>
      <w:jc w:val="left"/>
      <w:outlineLvl w:val="0"/>
    </w:pPr>
    <w:rPr>
      <w:rFonts w:asciiTheme="minorHAnsi" w:eastAsiaTheme="minorHAnsi" w:hAnsiTheme="minorHAnsi" w:cstheme="minorBidi"/>
      <w:b/>
      <w:color w:val="00000A"/>
      <w:sz w:val="28"/>
      <w:szCs w:val="34"/>
      <w:lang w:eastAsia="en-US"/>
    </w:rPr>
  </w:style>
  <w:style w:type="paragraph" w:styleId="Ttulo2">
    <w:name w:val="heading 2"/>
    <w:basedOn w:val="Encabezado"/>
    <w:link w:val="Ttulo2Car"/>
    <w:qFormat/>
    <w:rsid w:val="00F833A9"/>
    <w:pPr>
      <w:keepNext/>
      <w:keepLines/>
      <w:widowControl w:val="0"/>
      <w:spacing w:before="160" w:after="160"/>
      <w:ind w:left="1560" w:hanging="709"/>
      <w:jc w:val="left"/>
      <w:outlineLvl w:val="1"/>
    </w:pPr>
    <w:rPr>
      <w:rFonts w:asciiTheme="minorHAnsi" w:eastAsiaTheme="minorHAnsi" w:hAnsiTheme="minorHAnsi" w:cstheme="minorBidi"/>
      <w:color w:val="00000A"/>
      <w:szCs w:val="28"/>
      <w:lang w:eastAsia="en-US"/>
    </w:rPr>
  </w:style>
  <w:style w:type="paragraph" w:styleId="Ttulo3">
    <w:name w:val="heading 3"/>
    <w:basedOn w:val="Normal"/>
    <w:next w:val="Normal"/>
    <w:link w:val="Ttulo3Car"/>
    <w:autoRedefine/>
    <w:uiPriority w:val="9"/>
    <w:unhideWhenUsed/>
    <w:qFormat/>
    <w:rsid w:val="00F833A9"/>
    <w:pPr>
      <w:keepNext/>
      <w:keepLines/>
      <w:numPr>
        <w:ilvl w:val="5"/>
        <w:numId w:val="1"/>
      </w:numPr>
      <w:spacing w:before="160" w:after="160"/>
      <w:jc w:val="left"/>
      <w:outlineLvl w:val="2"/>
    </w:pPr>
    <w:rPr>
      <w:rFonts w:eastAsiaTheme="majorEastAsia" w:cstheme="majorBidi"/>
      <w:color w:val="00000A"/>
      <w:lang w:val="en-US"/>
    </w:rPr>
  </w:style>
  <w:style w:type="paragraph" w:styleId="Ttulo4">
    <w:name w:val="heading 4"/>
    <w:basedOn w:val="Normal"/>
    <w:next w:val="Normal"/>
    <w:link w:val="Ttulo4Car"/>
    <w:uiPriority w:val="9"/>
    <w:semiHidden/>
    <w:unhideWhenUsed/>
    <w:qFormat/>
    <w:rsid w:val="00444DD6"/>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44DD6"/>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4DD6"/>
    <w:pPr>
      <w:keepNext/>
      <w:keepLines/>
      <w:spacing w:before="40" w:after="0"/>
      <w:ind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4DD6"/>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4DD6"/>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4DD6"/>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C5C5B"/>
    <w:rPr>
      <w:rFonts w:ascii="Times New Roman" w:eastAsia="Times New Roman" w:hAnsi="Times New Roman" w:cs="Times New Roman"/>
      <w:b/>
      <w:color w:val="000000"/>
      <w:sz w:val="28"/>
      <w:szCs w:val="34"/>
      <w:lang w:eastAsia="es-ES"/>
    </w:rPr>
  </w:style>
  <w:style w:type="character" w:customStyle="1" w:styleId="Ttulo2Car">
    <w:name w:val="Título 2 Car"/>
    <w:basedOn w:val="Fuentedeprrafopredeter"/>
    <w:link w:val="Ttulo2"/>
    <w:qFormat/>
    <w:rsid w:val="00F833A9"/>
    <w:rPr>
      <w:rFonts w:ascii="Times New Roman" w:eastAsia="Times New Roman" w:hAnsi="Times New Roman" w:cs="Times New Roman"/>
      <w:color w:val="000000"/>
      <w:sz w:val="24"/>
      <w:szCs w:val="28"/>
      <w:lang w:eastAsia="es-ES"/>
    </w:rPr>
  </w:style>
  <w:style w:type="character" w:customStyle="1" w:styleId="Ttulo3Car">
    <w:name w:val="Título 3 Car"/>
    <w:basedOn w:val="Fuentedeprrafopredeter"/>
    <w:link w:val="Ttulo3"/>
    <w:uiPriority w:val="9"/>
    <w:qFormat/>
    <w:rsid w:val="00F833A9"/>
    <w:rPr>
      <w:rFonts w:ascii="Times New Roman" w:eastAsiaTheme="majorEastAsia" w:hAnsi="Times New Roman" w:cstheme="majorBidi"/>
      <w:sz w:val="24"/>
      <w:szCs w:val="24"/>
      <w:lang w:val="en-US" w:eastAsia="es-ES"/>
    </w:rPr>
  </w:style>
  <w:style w:type="character" w:customStyle="1" w:styleId="TtuloCar">
    <w:name w:val="Título Car"/>
    <w:basedOn w:val="Fuentedeprrafopredeter"/>
    <w:link w:val="Ttulo"/>
    <w:uiPriority w:val="10"/>
    <w:qFormat/>
    <w:rsid w:val="0050076D"/>
    <w:rPr>
      <w:rFonts w:ascii="Times New Roman" w:eastAsiaTheme="majorEastAsia" w:hAnsi="Times New Roman" w:cstheme="majorBidi"/>
      <w:b/>
      <w:spacing w:val="-10"/>
      <w:sz w:val="24"/>
      <w:szCs w:val="56"/>
      <w:lang w:eastAsia="es-ES"/>
    </w:rPr>
  </w:style>
  <w:style w:type="character" w:customStyle="1" w:styleId="apple-converted-space">
    <w:name w:val="apple-converted-space"/>
    <w:basedOn w:val="Fuentedeprrafopredeter"/>
    <w:qFormat/>
    <w:rsid w:val="002F0EA8"/>
  </w:style>
  <w:style w:type="character" w:customStyle="1" w:styleId="EnlacedeInternet">
    <w:name w:val="Enlace de Internet"/>
    <w:basedOn w:val="Fuentedeprrafopredeter"/>
    <w:uiPriority w:val="99"/>
    <w:unhideWhenUsed/>
    <w:rsid w:val="005E0BE6"/>
    <w:rPr>
      <w:color w:val="0563C1" w:themeColor="hyperlink"/>
      <w:u w:val="single"/>
    </w:rPr>
  </w:style>
  <w:style w:type="character" w:customStyle="1" w:styleId="Mencionar1">
    <w:name w:val="Mencionar1"/>
    <w:basedOn w:val="Fuentedeprrafopredeter"/>
    <w:uiPriority w:val="99"/>
    <w:semiHidden/>
    <w:unhideWhenUsed/>
    <w:qFormat/>
    <w:rsid w:val="005E0BE6"/>
    <w:rPr>
      <w:color w:val="2B579A"/>
      <w:shd w:val="clear" w:color="auto" w:fill="E6E6E6"/>
    </w:rPr>
  </w:style>
  <w:style w:type="character" w:customStyle="1" w:styleId="freebirdformviewerviewitemsitemrequiredasterisk">
    <w:name w:val="freebirdformviewerviewitemsitemrequiredasterisk"/>
    <w:basedOn w:val="Fuentedeprrafopredeter"/>
    <w:qFormat/>
    <w:rsid w:val="00FD14B3"/>
  </w:style>
  <w:style w:type="character" w:customStyle="1" w:styleId="docssharedwiztogglelabeledlabeltext">
    <w:name w:val="docssharedwiztogglelabeledlabeltext"/>
    <w:basedOn w:val="Fuentedeprrafopredeter"/>
    <w:qFormat/>
    <w:rsid w:val="00FD14B3"/>
  </w:style>
  <w:style w:type="character" w:customStyle="1" w:styleId="quantumwizbuttonpaperbuttonlabel">
    <w:name w:val="quantumwizbuttonpaperbuttonlabel"/>
    <w:basedOn w:val="Fuentedeprrafopredeter"/>
    <w:qFormat/>
    <w:rsid w:val="00FD14B3"/>
  </w:style>
  <w:style w:type="character" w:styleId="Refdecomentario">
    <w:name w:val="annotation reference"/>
    <w:basedOn w:val="Fuentedeprrafopredeter"/>
    <w:uiPriority w:val="99"/>
    <w:semiHidden/>
    <w:unhideWhenUsed/>
    <w:qFormat/>
    <w:rsid w:val="00B6676A"/>
    <w:rPr>
      <w:sz w:val="16"/>
      <w:szCs w:val="16"/>
    </w:rPr>
  </w:style>
  <w:style w:type="character" w:customStyle="1" w:styleId="TextocomentarioCar">
    <w:name w:val="Texto comentario Car"/>
    <w:basedOn w:val="Fuentedeprrafopredeter"/>
    <w:link w:val="Textocomentario"/>
    <w:uiPriority w:val="99"/>
    <w:semiHidden/>
    <w:qFormat/>
    <w:rsid w:val="00B6676A"/>
    <w:rPr>
      <w:rFonts w:ascii="Times New Roman" w:eastAsia="Times New Roman" w:hAnsi="Times New Roman" w:cs="Times New Roman"/>
      <w:color w:val="000000"/>
      <w:sz w:val="20"/>
      <w:szCs w:val="20"/>
      <w:lang w:eastAsia="es-ES"/>
    </w:rPr>
  </w:style>
  <w:style w:type="character" w:customStyle="1" w:styleId="AsuntodelcomentarioCar">
    <w:name w:val="Asunto del comentario Car"/>
    <w:basedOn w:val="TextocomentarioCar"/>
    <w:link w:val="Asuntodelcomentario"/>
    <w:uiPriority w:val="99"/>
    <w:semiHidden/>
    <w:qFormat/>
    <w:rsid w:val="00B6676A"/>
    <w:rPr>
      <w:rFonts w:ascii="Times New Roman" w:eastAsia="Times New Roman" w:hAnsi="Times New Roman" w:cs="Times New Roman"/>
      <w:b/>
      <w:bCs/>
      <w:color w:val="000000"/>
      <w:sz w:val="20"/>
      <w:szCs w:val="20"/>
      <w:lang w:eastAsia="es-ES"/>
    </w:rPr>
  </w:style>
  <w:style w:type="character" w:customStyle="1" w:styleId="TextodegloboCar">
    <w:name w:val="Texto de globo Car"/>
    <w:basedOn w:val="Fuentedeprrafopredeter"/>
    <w:link w:val="Textodeglobo"/>
    <w:uiPriority w:val="99"/>
    <w:semiHidden/>
    <w:qFormat/>
    <w:rsid w:val="00B6676A"/>
    <w:rPr>
      <w:rFonts w:ascii="Segoe UI" w:eastAsia="Times New Roman" w:hAnsi="Segoe UI" w:cs="Segoe UI"/>
      <w:color w:val="000000"/>
      <w:sz w:val="18"/>
      <w:szCs w:val="18"/>
      <w:lang w:eastAsia="es-ES"/>
    </w:rPr>
  </w:style>
  <w:style w:type="character" w:customStyle="1" w:styleId="EncabezadoCar">
    <w:name w:val="Encabezado Car"/>
    <w:basedOn w:val="Fuentedeprrafopredeter"/>
    <w:link w:val="Encabezado"/>
    <w:uiPriority w:val="99"/>
    <w:qFormat/>
    <w:rsid w:val="00D955B7"/>
    <w:rPr>
      <w:rFonts w:ascii="Times New Roman" w:eastAsia="Times New Roman" w:hAnsi="Times New Roman" w:cs="Times New Roman"/>
      <w:color w:val="000000"/>
      <w:sz w:val="24"/>
      <w:szCs w:val="24"/>
      <w:lang w:eastAsia="es-ES"/>
    </w:rPr>
  </w:style>
  <w:style w:type="character" w:customStyle="1" w:styleId="PiedepginaCar">
    <w:name w:val="Pie de página Car"/>
    <w:basedOn w:val="Fuentedeprrafopredeter"/>
    <w:link w:val="Piedepgina"/>
    <w:uiPriority w:val="99"/>
    <w:qFormat/>
    <w:rsid w:val="00D955B7"/>
    <w:rPr>
      <w:rFonts w:ascii="Times New Roman" w:eastAsia="Times New Roman" w:hAnsi="Times New Roman" w:cs="Times New Roman"/>
      <w:color w:val="000000"/>
      <w:sz w:val="24"/>
      <w:szCs w:val="24"/>
      <w:lang w:eastAsia="es-ES"/>
    </w:rPr>
  </w:style>
  <w:style w:type="character" w:customStyle="1" w:styleId="TextonotaalfinalCar">
    <w:name w:val="Texto nota al final Car"/>
    <w:basedOn w:val="Fuentedeprrafopredeter"/>
    <w:link w:val="Textonotaalfinal"/>
    <w:uiPriority w:val="99"/>
    <w:semiHidden/>
    <w:qFormat/>
    <w:rsid w:val="00A1457E"/>
    <w:rPr>
      <w:rFonts w:ascii="Times New Roman" w:eastAsia="Times New Roman" w:hAnsi="Times New Roman" w:cs="Times New Roman"/>
      <w:color w:val="000000"/>
      <w:sz w:val="20"/>
      <w:szCs w:val="20"/>
      <w:lang w:eastAsia="es-ES"/>
    </w:rPr>
  </w:style>
  <w:style w:type="character" w:styleId="Refdenotaalfinal">
    <w:name w:val="endnote reference"/>
    <w:basedOn w:val="Fuentedeprrafopredeter"/>
    <w:uiPriority w:val="99"/>
    <w:semiHidden/>
    <w:unhideWhenUsed/>
    <w:qFormat/>
    <w:rsid w:val="00A1457E"/>
    <w:rPr>
      <w:vertAlign w:val="superscript"/>
    </w:rPr>
  </w:style>
  <w:style w:type="character" w:customStyle="1" w:styleId="TextonotapieCar">
    <w:name w:val="Texto nota pie Car"/>
    <w:basedOn w:val="Fuentedeprrafopredeter"/>
    <w:link w:val="Textonotapie"/>
    <w:uiPriority w:val="99"/>
    <w:semiHidden/>
    <w:qFormat/>
    <w:rsid w:val="00A1457E"/>
    <w:rPr>
      <w:rFonts w:ascii="Times New Roman" w:eastAsia="Times New Roman" w:hAnsi="Times New Roman" w:cs="Times New Roman"/>
      <w:color w:val="000000"/>
      <w:sz w:val="20"/>
      <w:szCs w:val="20"/>
      <w:lang w:eastAsia="es-ES"/>
    </w:rPr>
  </w:style>
  <w:style w:type="character" w:styleId="Refdenotaalpie">
    <w:name w:val="footnote reference"/>
    <w:basedOn w:val="Fuentedeprrafopredeter"/>
    <w:uiPriority w:val="99"/>
    <w:semiHidden/>
    <w:unhideWhenUsed/>
    <w:qFormat/>
    <w:rsid w:val="00A1457E"/>
    <w:rPr>
      <w:vertAlign w:val="superscript"/>
    </w:rPr>
  </w:style>
  <w:style w:type="character" w:customStyle="1" w:styleId="Ttulo4Car">
    <w:name w:val="Título 4 Car"/>
    <w:basedOn w:val="Fuentedeprrafopredeter"/>
    <w:link w:val="Ttulo4"/>
    <w:uiPriority w:val="9"/>
    <w:semiHidden/>
    <w:qFormat/>
    <w:rsid w:val="00444DD6"/>
    <w:rPr>
      <w:rFonts w:asciiTheme="majorHAnsi" w:eastAsiaTheme="majorEastAsia" w:hAnsiTheme="majorHAnsi"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semiHidden/>
    <w:qFormat/>
    <w:rsid w:val="00444DD6"/>
    <w:rPr>
      <w:rFonts w:asciiTheme="majorHAnsi" w:eastAsiaTheme="majorEastAsia" w:hAnsiTheme="majorHAnsi" w:cstheme="majorBidi"/>
      <w:color w:val="2F5496" w:themeColor="accent1" w:themeShade="BF"/>
      <w:sz w:val="24"/>
      <w:szCs w:val="24"/>
      <w:lang w:eastAsia="es-ES"/>
    </w:rPr>
  </w:style>
  <w:style w:type="character" w:customStyle="1" w:styleId="Ttulo6Car">
    <w:name w:val="Título 6 Car"/>
    <w:basedOn w:val="Fuentedeprrafopredeter"/>
    <w:link w:val="Ttulo6"/>
    <w:uiPriority w:val="9"/>
    <w:semiHidden/>
    <w:qFormat/>
    <w:rsid w:val="00444DD6"/>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qFormat/>
    <w:rsid w:val="00444DD6"/>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qFormat/>
    <w:rsid w:val="00444DD6"/>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qFormat/>
    <w:rsid w:val="00444DD6"/>
    <w:rPr>
      <w:rFonts w:asciiTheme="majorHAnsi" w:eastAsiaTheme="majorEastAsia" w:hAnsiTheme="majorHAnsi" w:cstheme="majorBidi"/>
      <w:i/>
      <w:iCs/>
      <w:color w:val="272727" w:themeColor="text1" w:themeTint="D8"/>
      <w:sz w:val="21"/>
      <w:szCs w:val="21"/>
      <w:lang w:eastAsia="es-ES"/>
    </w:rPr>
  </w:style>
  <w:style w:type="character" w:customStyle="1" w:styleId="Mencionar2">
    <w:name w:val="Mencionar2"/>
    <w:basedOn w:val="Fuentedeprrafopredeter"/>
    <w:uiPriority w:val="99"/>
    <w:semiHidden/>
    <w:unhideWhenUsed/>
    <w:qFormat/>
    <w:rsid w:val="001C23AE"/>
    <w:rPr>
      <w:color w:val="2B579A"/>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Times New Roman" w:cs="Times New Roman"/>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Times New Roman" w:cs="Times New Roman"/>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D955B7"/>
    <w:pPr>
      <w:tabs>
        <w:tab w:val="center" w:pos="4252"/>
        <w:tab w:val="right" w:pos="8504"/>
      </w:tabs>
      <w:spacing w:before="0" w:after="0"/>
    </w:pPr>
  </w:style>
  <w:style w:type="paragraph" w:styleId="Textoindependiente">
    <w:name w:val="Body Text"/>
    <w:basedOn w:val="Normal"/>
    <w:pPr>
      <w:spacing w:before="0"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AD5E67"/>
    <w:pPr>
      <w:spacing w:before="0" w:after="200"/>
    </w:pPr>
    <w:rPr>
      <w:i/>
      <w:iCs/>
      <w:color w:val="44546A" w:themeColor="text2"/>
      <w:sz w:val="18"/>
      <w:szCs w:val="18"/>
    </w:rPr>
  </w:style>
  <w:style w:type="paragraph" w:customStyle="1" w:styleId="ndice">
    <w:name w:val="Índice"/>
    <w:basedOn w:val="Normal"/>
    <w:qFormat/>
    <w:pPr>
      <w:suppressLineNumbers/>
    </w:pPr>
    <w:rPr>
      <w:rFonts w:cs="FreeSans"/>
    </w:rPr>
  </w:style>
  <w:style w:type="paragraph" w:customStyle="1" w:styleId="Normal1">
    <w:name w:val="Normal1"/>
    <w:qFormat/>
    <w:rsid w:val="00E224D5"/>
    <w:rPr>
      <w:rFonts w:ascii="Times New Roman" w:eastAsia="Times New Roman" w:hAnsi="Times New Roman" w:cs="Times New Roman"/>
      <w:color w:val="000000"/>
      <w:sz w:val="24"/>
      <w:szCs w:val="24"/>
      <w:lang w:eastAsia="es-ES"/>
    </w:rPr>
  </w:style>
  <w:style w:type="paragraph" w:styleId="Ttulo">
    <w:name w:val="Title"/>
    <w:basedOn w:val="Normal"/>
    <w:next w:val="Normal"/>
    <w:link w:val="TtuloCar"/>
    <w:uiPriority w:val="10"/>
    <w:qFormat/>
    <w:rsid w:val="0050076D"/>
    <w:pPr>
      <w:contextualSpacing/>
      <w:jc w:val="center"/>
    </w:pPr>
    <w:rPr>
      <w:rFonts w:eastAsiaTheme="majorEastAsia" w:cstheme="majorBidi"/>
      <w:b/>
      <w:color w:val="00000A"/>
      <w:spacing w:val="-10"/>
      <w:szCs w:val="56"/>
    </w:rPr>
  </w:style>
  <w:style w:type="paragraph" w:styleId="Prrafodelista">
    <w:name w:val="List Paragraph"/>
    <w:basedOn w:val="Normal"/>
    <w:uiPriority w:val="34"/>
    <w:qFormat/>
    <w:rsid w:val="00D71EFA"/>
    <w:pPr>
      <w:ind w:left="720"/>
      <w:contextualSpacing/>
    </w:pPr>
  </w:style>
  <w:style w:type="paragraph" w:styleId="Textocomentario">
    <w:name w:val="annotation text"/>
    <w:basedOn w:val="Normal"/>
    <w:link w:val="TextocomentarioCar"/>
    <w:uiPriority w:val="99"/>
    <w:semiHidden/>
    <w:unhideWhenUsed/>
    <w:qFormat/>
    <w:rsid w:val="00B6676A"/>
    <w:rPr>
      <w:sz w:val="20"/>
      <w:szCs w:val="20"/>
    </w:rPr>
  </w:style>
  <w:style w:type="paragraph" w:styleId="Asuntodelcomentario">
    <w:name w:val="annotation subject"/>
    <w:basedOn w:val="Textocomentario"/>
    <w:link w:val="AsuntodelcomentarioCar"/>
    <w:uiPriority w:val="99"/>
    <w:semiHidden/>
    <w:unhideWhenUsed/>
    <w:qFormat/>
    <w:rsid w:val="00B6676A"/>
    <w:rPr>
      <w:b/>
      <w:bCs/>
    </w:rPr>
  </w:style>
  <w:style w:type="paragraph" w:styleId="Textodeglobo">
    <w:name w:val="Balloon Text"/>
    <w:basedOn w:val="Normal"/>
    <w:link w:val="TextodegloboCar"/>
    <w:uiPriority w:val="99"/>
    <w:semiHidden/>
    <w:unhideWhenUsed/>
    <w:qFormat/>
    <w:rsid w:val="00B6676A"/>
    <w:rPr>
      <w:rFonts w:ascii="Segoe UI" w:hAnsi="Segoe UI" w:cs="Segoe UI"/>
      <w:sz w:val="18"/>
      <w:szCs w:val="18"/>
    </w:rPr>
  </w:style>
  <w:style w:type="paragraph" w:customStyle="1" w:styleId="Default">
    <w:name w:val="Default"/>
    <w:qFormat/>
    <w:rsid w:val="00F50512"/>
    <w:rPr>
      <w:rFonts w:ascii="MV Boli" w:eastAsia="Calibri" w:hAnsi="MV Boli" w:cs="MV Boli"/>
      <w:color w:val="000000"/>
      <w:sz w:val="24"/>
      <w:szCs w:val="24"/>
    </w:rPr>
  </w:style>
  <w:style w:type="paragraph" w:styleId="Piedepgina">
    <w:name w:val="footer"/>
    <w:basedOn w:val="Normal"/>
    <w:link w:val="PiedepginaCar"/>
    <w:uiPriority w:val="99"/>
    <w:unhideWhenUsed/>
    <w:rsid w:val="00D955B7"/>
    <w:pPr>
      <w:tabs>
        <w:tab w:val="center" w:pos="4252"/>
        <w:tab w:val="right" w:pos="8504"/>
      </w:tabs>
      <w:spacing w:before="0" w:after="0"/>
    </w:pPr>
  </w:style>
  <w:style w:type="paragraph" w:styleId="Textonotaalfinal">
    <w:name w:val="endnote text"/>
    <w:basedOn w:val="Normal"/>
    <w:link w:val="TextonotaalfinalCar"/>
    <w:uiPriority w:val="99"/>
    <w:semiHidden/>
    <w:unhideWhenUsed/>
    <w:qFormat/>
    <w:rsid w:val="00A1457E"/>
    <w:pPr>
      <w:spacing w:before="0" w:after="0"/>
    </w:pPr>
    <w:rPr>
      <w:sz w:val="20"/>
      <w:szCs w:val="20"/>
    </w:rPr>
  </w:style>
  <w:style w:type="paragraph" w:styleId="Textonotapie">
    <w:name w:val="footnote text"/>
    <w:basedOn w:val="Normal"/>
    <w:link w:val="TextonotapieCar"/>
    <w:uiPriority w:val="99"/>
    <w:semiHidden/>
    <w:unhideWhenUsed/>
    <w:qFormat/>
    <w:rsid w:val="00A1457E"/>
    <w:pPr>
      <w:spacing w:before="0" w:after="0"/>
      <w:ind w:firstLine="0"/>
    </w:pPr>
    <w:rPr>
      <w:sz w:val="20"/>
      <w:szCs w:val="20"/>
    </w:rPr>
  </w:style>
  <w:style w:type="paragraph" w:styleId="TtuloTDC">
    <w:name w:val="TOC Heading"/>
    <w:basedOn w:val="Ttulo1"/>
    <w:next w:val="Normal"/>
    <w:uiPriority w:val="39"/>
    <w:unhideWhenUsed/>
    <w:qFormat/>
    <w:rsid w:val="00197998"/>
    <w:pPr>
      <w:spacing w:before="240" w:after="0" w:line="259" w:lineRule="auto"/>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313121"/>
    <w:pPr>
      <w:tabs>
        <w:tab w:val="left" w:pos="1320"/>
        <w:tab w:val="right" w:leader="dot" w:pos="8494"/>
      </w:tabs>
      <w:spacing w:after="100"/>
    </w:pPr>
    <w:rPr>
      <w:noProof/>
      <w:color w:val="auto"/>
    </w:rPr>
  </w:style>
  <w:style w:type="paragraph" w:styleId="TDC2">
    <w:name w:val="toc 2"/>
    <w:basedOn w:val="Normal"/>
    <w:next w:val="Normal"/>
    <w:autoRedefine/>
    <w:uiPriority w:val="39"/>
    <w:unhideWhenUsed/>
    <w:rsid w:val="00DF2F4A"/>
    <w:pPr>
      <w:tabs>
        <w:tab w:val="left" w:pos="1540"/>
        <w:tab w:val="right" w:leader="dot" w:pos="8494"/>
      </w:tabs>
      <w:spacing w:after="100"/>
      <w:ind w:left="240"/>
      <w:jc w:val="left"/>
    </w:pPr>
    <w:rPr>
      <w:noProof/>
      <w:color w:val="auto"/>
    </w:rPr>
  </w:style>
  <w:style w:type="paragraph" w:styleId="TDC3">
    <w:name w:val="toc 3"/>
    <w:basedOn w:val="Normal"/>
    <w:next w:val="Normal"/>
    <w:autoRedefine/>
    <w:uiPriority w:val="39"/>
    <w:unhideWhenUsed/>
    <w:rsid w:val="00867BC6"/>
    <w:pPr>
      <w:spacing w:after="100"/>
      <w:ind w:left="480"/>
    </w:pPr>
  </w:style>
  <w:style w:type="paragraph" w:styleId="Tabladeilustraciones">
    <w:name w:val="table of figures"/>
    <w:basedOn w:val="Normal"/>
    <w:next w:val="Normal"/>
    <w:uiPriority w:val="99"/>
    <w:unhideWhenUsed/>
    <w:qFormat/>
    <w:rsid w:val="00DE1B94"/>
    <w:pPr>
      <w:spacing w:after="0"/>
    </w:pPr>
  </w:style>
  <w:style w:type="table" w:styleId="Tablaconcuadrcula">
    <w:name w:val="Table Grid"/>
    <w:basedOn w:val="Tablanormal"/>
    <w:uiPriority w:val="39"/>
    <w:rsid w:val="00D9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erpo">
    <w:name w:val="Cuerp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val="es-ES_tradnl" w:eastAsia="es-ES"/>
      <w14:textOutline w14:w="0" w14:cap="flat" w14:cmpd="sng" w14:algn="ctr">
        <w14:noFill/>
        <w14:prstDash w14:val="solid"/>
        <w14:bevel/>
      </w14:textOutline>
    </w:rPr>
  </w:style>
  <w:style w:type="paragraph" w:customStyle="1" w:styleId="Cuerpo2">
    <w:name w:val="Cuerpo 2"/>
    <w:rsid w:val="006E7F1F"/>
    <w:pPr>
      <w:pBdr>
        <w:top w:val="nil"/>
        <w:left w:val="nil"/>
        <w:bottom w:val="nil"/>
        <w:right w:val="nil"/>
        <w:between w:val="nil"/>
        <w:bar w:val="nil"/>
      </w:pBdr>
    </w:pPr>
    <w:rPr>
      <w:rFonts w:ascii="Helvetica Neue" w:eastAsia="Arial Unicode MS" w:hAnsi="Helvetica Neue" w:cs="Arial Unicode MS"/>
      <w:color w:val="000000"/>
      <w:sz w:val="22"/>
      <w:bdr w:val="nil"/>
      <w:lang w:val="es-ES_tradnl" w:eastAsia="es-ES"/>
      <w14:textOutline w14:w="0" w14:cap="flat" w14:cmpd="sng" w14:algn="ctr">
        <w14:noFill/>
        <w14:prstDash w14:val="solid"/>
        <w14:bevel/>
      </w14:textOutline>
    </w:rPr>
  </w:style>
  <w:style w:type="paragraph" w:customStyle="1" w:styleId="Predeterminado">
    <w:name w:val="Predeterminad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eastAsia="es-ES"/>
      <w14:textOutline w14:w="0" w14:cap="flat" w14:cmpd="sng" w14:algn="ctr">
        <w14:noFill/>
        <w14:prstDash w14:val="solid"/>
        <w14:bevel/>
      </w14:textOutline>
    </w:rPr>
  </w:style>
  <w:style w:type="character" w:styleId="Hipervnculo">
    <w:name w:val="Hyperlink"/>
    <w:basedOn w:val="Fuentedeprrafopredeter"/>
    <w:uiPriority w:val="99"/>
    <w:unhideWhenUsed/>
    <w:rsid w:val="00BD23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59403-80C7-421D-A03B-D2F9555EB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38</Pages>
  <Words>3130</Words>
  <Characters>17217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dc:creator>
  <dc:description/>
  <cp:lastModifiedBy>henry sanchez quispe</cp:lastModifiedBy>
  <cp:revision>118</cp:revision>
  <dcterms:created xsi:type="dcterms:W3CDTF">2017-06-03T07:11:00Z</dcterms:created>
  <dcterms:modified xsi:type="dcterms:W3CDTF">2024-11-20T17:36:00Z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