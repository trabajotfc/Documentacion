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0F75" w:rsidRDefault="00DD0F75">
      <w:pPr>
        <w:jc w:val="center"/>
      </w:pPr>
    </w:p>
    <w:p w:rsidR="00DD0F75" w:rsidRDefault="00DD0F75">
      <w:pPr>
        <w:jc w:val="center"/>
      </w:pPr>
    </w:p>
    <w:p w:rsidR="00DD0F75" w:rsidRDefault="002843C0">
      <w:pPr>
        <w:jc w:val="center"/>
      </w:pPr>
      <w:r>
        <w:rPr>
          <w:noProof/>
        </w:rPr>
        <w:drawing>
          <wp:anchor distT="0" distB="0" distL="114300" distR="114300" simplePos="0" relativeHeight="5" behindDoc="0" locked="0" layoutInCell="1" allowOverlap="1">
            <wp:simplePos x="0" y="0"/>
            <wp:positionH relativeFrom="column">
              <wp:posOffset>1404620</wp:posOffset>
            </wp:positionH>
            <wp:positionV relativeFrom="paragraph">
              <wp:posOffset>-69850</wp:posOffset>
            </wp:positionV>
            <wp:extent cx="2950210" cy="1800225"/>
            <wp:effectExtent l="0" t="0" r="0" b="0"/>
            <wp:wrapSquare wrapText="bothSides"/>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
                    <pic:cNvPicPr>
                      <a:picLocks noChangeAspect="1" noChangeArrowheads="1"/>
                    </pic:cNvPicPr>
                  </pic:nvPicPr>
                  <pic:blipFill>
                    <a:blip r:embed="rId8"/>
                    <a:stretch>
                      <a:fillRect/>
                    </a:stretch>
                  </pic:blipFill>
                  <pic:spPr bwMode="auto">
                    <a:xfrm>
                      <a:off x="0" y="0"/>
                      <a:ext cx="2950210" cy="1800225"/>
                    </a:xfrm>
                    <a:prstGeom prst="rect">
                      <a:avLst/>
                    </a:prstGeom>
                  </pic:spPr>
                </pic:pic>
              </a:graphicData>
            </a:graphic>
          </wp:anchor>
        </w:drawing>
      </w:r>
    </w:p>
    <w:p w:rsidR="00DD0F75" w:rsidRDefault="002843C0">
      <w:pPr>
        <w:jc w:val="center"/>
      </w:pPr>
      <w:r>
        <w:br/>
      </w:r>
    </w:p>
    <w:p w:rsidR="00DD0F75" w:rsidRDefault="00DD0F75">
      <w:pPr>
        <w:jc w:val="center"/>
      </w:pPr>
    </w:p>
    <w:p w:rsidR="00DD0F75" w:rsidRDefault="00DD0F75">
      <w:pPr>
        <w:jc w:val="center"/>
        <w:rPr>
          <w:b/>
        </w:rPr>
      </w:pPr>
    </w:p>
    <w:p w:rsidR="00DD0F75" w:rsidRDefault="00DD0F75">
      <w:pPr>
        <w:jc w:val="center"/>
        <w:rPr>
          <w:b/>
        </w:rPr>
      </w:pPr>
    </w:p>
    <w:p w:rsidR="00DD0F75" w:rsidRDefault="00DD0F75">
      <w:pPr>
        <w:jc w:val="center"/>
        <w:rPr>
          <w:b/>
        </w:rPr>
      </w:pPr>
    </w:p>
    <w:p w:rsidR="00DD0F75" w:rsidRDefault="00DD0F75">
      <w:pPr>
        <w:jc w:val="center"/>
        <w:rPr>
          <w:b/>
        </w:rPr>
      </w:pPr>
    </w:p>
    <w:p w:rsidR="00DD0F75" w:rsidRDefault="00DD0F75">
      <w:pPr>
        <w:jc w:val="center"/>
        <w:rPr>
          <w:b/>
        </w:rPr>
      </w:pPr>
    </w:p>
    <w:p w:rsidR="00DD0F75" w:rsidRDefault="002843C0">
      <w:pPr>
        <w:jc w:val="center"/>
      </w:pPr>
      <w:r>
        <w:rPr>
          <w:b/>
        </w:rPr>
        <w:t>TRABAJO FIN DE CICLO</w:t>
      </w:r>
    </w:p>
    <w:p w:rsidR="00DD0F75" w:rsidRDefault="006E7F1F">
      <w:pPr>
        <w:jc w:val="center"/>
        <w:rPr>
          <w:b/>
        </w:rPr>
      </w:pPr>
      <w:r>
        <w:rPr>
          <w:b/>
        </w:rPr>
        <w:t>TIANGUIS</w:t>
      </w:r>
    </w:p>
    <w:p w:rsidR="00DD0F75" w:rsidRDefault="00DD0F75">
      <w:pPr>
        <w:jc w:val="center"/>
        <w:rPr>
          <w:b/>
        </w:rPr>
      </w:pPr>
    </w:p>
    <w:p w:rsidR="00DD0F75" w:rsidRDefault="002843C0">
      <w:pPr>
        <w:jc w:val="center"/>
        <w:rPr>
          <w:b/>
        </w:rPr>
      </w:pPr>
      <w:r>
        <w:rPr>
          <w:b/>
        </w:rPr>
        <w:t>DESARROLLO DE APLICACIONES WEB</w:t>
      </w:r>
    </w:p>
    <w:p w:rsidR="00DD0F75" w:rsidRDefault="002843C0">
      <w:pPr>
        <w:jc w:val="center"/>
      </w:pPr>
      <w:r>
        <w:rPr>
          <w:b/>
        </w:rPr>
        <w:t>CURSO 20</w:t>
      </w:r>
      <w:r w:rsidR="006E7F1F">
        <w:rPr>
          <w:b/>
        </w:rPr>
        <w:t>24/2025</w:t>
      </w:r>
    </w:p>
    <w:p w:rsidR="00DD0F75" w:rsidRDefault="00DD0F75">
      <w:pPr>
        <w:jc w:val="center"/>
        <w:rPr>
          <w:b/>
        </w:rPr>
      </w:pPr>
    </w:p>
    <w:p w:rsidR="00DD0F75" w:rsidRDefault="00DD0F75">
      <w:pPr>
        <w:jc w:val="center"/>
        <w:rPr>
          <w:b/>
        </w:rPr>
      </w:pPr>
    </w:p>
    <w:p w:rsidR="00DD0F75" w:rsidRDefault="00DD0F75">
      <w:pPr>
        <w:jc w:val="center"/>
        <w:rPr>
          <w:b/>
        </w:rPr>
      </w:pPr>
    </w:p>
    <w:p w:rsidR="00DD0F75" w:rsidRDefault="002843C0">
      <w:pPr>
        <w:jc w:val="right"/>
      </w:pPr>
      <w:r>
        <w:rPr>
          <w:b/>
        </w:rPr>
        <w:t xml:space="preserve">AUTOR: </w:t>
      </w:r>
      <w:r w:rsidR="006E7F1F">
        <w:t>Henry Sánchez y Stephania Vásquez</w:t>
      </w:r>
    </w:p>
    <w:p w:rsidR="00DD0F75" w:rsidRDefault="002843C0">
      <w:pPr>
        <w:jc w:val="right"/>
      </w:pPr>
      <w:r>
        <w:rPr>
          <w:b/>
        </w:rPr>
        <w:t xml:space="preserve">TUTOR/A: </w:t>
      </w:r>
      <w:r w:rsidR="006E7F1F">
        <w:t xml:space="preserve">Obdulia </w:t>
      </w:r>
    </w:p>
    <w:p w:rsidR="00DD0F75" w:rsidRDefault="00DD0F75"/>
    <w:p w:rsidR="00DD0F75" w:rsidRDefault="002843C0">
      <w:pPr>
        <w:jc w:val="right"/>
      </w:pPr>
      <w:r>
        <w:t>Enero 20</w:t>
      </w:r>
      <w:r w:rsidR="006E7F1F">
        <w:t>25</w:t>
      </w:r>
    </w:p>
    <w:p w:rsidR="00DD0F75" w:rsidRDefault="002843C0">
      <w:pPr>
        <w:spacing w:before="0" w:after="160" w:line="259" w:lineRule="auto"/>
        <w:ind w:firstLine="0"/>
        <w:jc w:val="left"/>
      </w:pPr>
      <w:r>
        <w:br w:type="page"/>
      </w:r>
    </w:p>
    <w:p w:rsidR="00DD0F75" w:rsidRDefault="002843C0">
      <w:pPr>
        <w:ind w:firstLine="0"/>
        <w:jc w:val="left"/>
        <w:rPr>
          <w:b/>
        </w:rPr>
      </w:pPr>
      <w:r>
        <w:rPr>
          <w:b/>
        </w:rPr>
        <w:lastRenderedPageBreak/>
        <w:t>AGRADECIMIENTOS</w:t>
      </w:r>
    </w:p>
    <w:p w:rsidR="00DD0F75" w:rsidRDefault="002843C0" w:rsidP="00C67B60">
      <w:pPr>
        <w:spacing w:before="0" w:after="160" w:line="259" w:lineRule="auto"/>
        <w:ind w:firstLine="0"/>
        <w:jc w:val="left"/>
        <w:rPr>
          <w:b/>
        </w:rPr>
      </w:pPr>
      <w:r>
        <w:br w:type="page"/>
      </w:r>
      <w:r>
        <w:rPr>
          <w:b/>
        </w:rPr>
        <w:lastRenderedPageBreak/>
        <w:t>RESUMEN</w:t>
      </w:r>
    </w:p>
    <w:p w:rsidR="00DD0F75" w:rsidRDefault="002843C0">
      <w:r>
        <w:t>Descripción en 10 líneas del proyecto.</w:t>
      </w:r>
    </w:p>
    <w:p w:rsidR="00DD0F75" w:rsidRDefault="002843C0">
      <w:pPr>
        <w:ind w:firstLine="0"/>
      </w:pPr>
      <w:r>
        <w:rPr>
          <w:b/>
          <w:i/>
        </w:rPr>
        <w:t>Palabras clave</w:t>
      </w:r>
      <w:r>
        <w:rPr>
          <w:b/>
        </w:rPr>
        <w:t>:</w:t>
      </w:r>
      <w:r>
        <w:t xml:space="preserve"> Programación, Aprendizaje Basado en Vídeo, Formación Profesional, YouTube, MOOC.</w:t>
      </w:r>
    </w:p>
    <w:p w:rsidR="00DD0F75" w:rsidRDefault="002843C0">
      <w:pPr>
        <w:spacing w:before="0" w:after="160" w:line="259" w:lineRule="auto"/>
        <w:ind w:firstLine="0"/>
        <w:jc w:val="left"/>
      </w:pPr>
      <w:r>
        <w:br w:type="page"/>
      </w:r>
    </w:p>
    <w:p w:rsidR="00DD0F75" w:rsidRDefault="002843C0">
      <w:pPr>
        <w:ind w:firstLine="0"/>
        <w:jc w:val="left"/>
        <w:rPr>
          <w:b/>
        </w:rPr>
      </w:pPr>
      <w:r>
        <w:rPr>
          <w:b/>
        </w:rPr>
        <w:lastRenderedPageBreak/>
        <w:t>ABSTRACT</w:t>
      </w:r>
    </w:p>
    <w:p w:rsidR="00DD0F75" w:rsidRDefault="002843C0">
      <w:r>
        <w:t xml:space="preserve">La misma descripción en </w:t>
      </w:r>
      <w:proofErr w:type="gramStart"/>
      <w:r>
        <w:t>Inglés</w:t>
      </w:r>
      <w:proofErr w:type="gramEnd"/>
      <w:r>
        <w:t xml:space="preserve">.    </w:t>
      </w:r>
    </w:p>
    <w:p w:rsidR="00243283" w:rsidRDefault="002843C0">
      <w:pPr>
        <w:rPr>
          <w:lang w:val="en-US"/>
        </w:rPr>
        <w:sectPr w:rsidR="00243283">
          <w:headerReference w:type="default" r:id="rId9"/>
          <w:pgSz w:w="11906" w:h="16838"/>
          <w:pgMar w:top="1417" w:right="1701" w:bottom="1417" w:left="1701" w:header="708" w:footer="708" w:gutter="0"/>
          <w:cols w:space="720"/>
          <w:formProt w:val="0"/>
          <w:docGrid w:linePitch="360" w:charSpace="-6145"/>
        </w:sectPr>
      </w:pPr>
      <w:r>
        <w:rPr>
          <w:b/>
          <w:i/>
          <w:lang w:val="en-US"/>
        </w:rPr>
        <w:t>Keywords</w:t>
      </w:r>
      <w:r>
        <w:rPr>
          <w:b/>
          <w:lang w:val="en-US"/>
        </w:rPr>
        <w:t>:</w:t>
      </w:r>
      <w:r>
        <w:rPr>
          <w:lang w:val="en-US"/>
        </w:rPr>
        <w:t xml:space="preserve"> Programming, video-based learning, VBL, Vocational Training, YouTube, M</w:t>
      </w:r>
    </w:p>
    <w:sdt>
      <w:sdtPr>
        <w:id w:val="1734194850"/>
        <w:docPartObj>
          <w:docPartGallery w:val="Table of Contents"/>
          <w:docPartUnique/>
        </w:docPartObj>
      </w:sdtPr>
      <w:sdtEndPr/>
      <w:sdtContent>
        <w:p w:rsidR="00DD0F75" w:rsidRDefault="002843C0">
          <w:pPr>
            <w:ind w:firstLine="0"/>
            <w:jc w:val="left"/>
            <w:rPr>
              <w:b/>
            </w:rPr>
          </w:pPr>
          <w:r>
            <w:rPr>
              <w:b/>
            </w:rPr>
            <w:t>INDICE</w:t>
          </w:r>
        </w:p>
        <w:p w:rsidR="00BD230E" w:rsidRDefault="002843C0" w:rsidP="002357AE">
          <w:pPr>
            <w:pStyle w:val="TDC1"/>
            <w:rPr>
              <w:rStyle w:val="Hipervnculo"/>
            </w:rPr>
          </w:pPr>
          <w:r>
            <w:fldChar w:fldCharType="begin"/>
          </w:r>
          <w:r>
            <w:instrText>TOC \z \o "1-3" \u \h</w:instrText>
          </w:r>
          <w:r>
            <w:fldChar w:fldCharType="separate"/>
          </w:r>
          <w:hyperlink w:anchor="_Toc180078751" w:history="1">
            <w:r w:rsidR="00BD230E" w:rsidRPr="00707267">
              <w:rPr>
                <w:rStyle w:val="Hipervnculo"/>
              </w:rPr>
              <w:t>1.</w:t>
            </w:r>
            <w:r w:rsidR="00BD230E">
              <w:rPr>
                <w:rFonts w:asciiTheme="minorHAnsi" w:eastAsiaTheme="minorEastAsia" w:hAnsiTheme="minorHAnsi" w:cstheme="minorBidi"/>
                <w:sz w:val="22"/>
                <w:szCs w:val="22"/>
              </w:rPr>
              <w:tab/>
            </w:r>
            <w:r w:rsidR="00BD230E" w:rsidRPr="00707267">
              <w:rPr>
                <w:rStyle w:val="Hipervnculo"/>
                <w:lang w:bidi="en-US"/>
              </w:rPr>
              <w:t>INTRODUCCI</w:t>
            </w:r>
            <w:r w:rsidR="002A621D">
              <w:rPr>
                <w:rStyle w:val="Hipervnculo"/>
                <w:lang w:bidi="en-US"/>
              </w:rPr>
              <w:t>Ó</w:t>
            </w:r>
            <w:r w:rsidR="00BD230E" w:rsidRPr="00707267">
              <w:rPr>
                <w:rStyle w:val="Hipervnculo"/>
                <w:lang w:bidi="en-US"/>
              </w:rPr>
              <w:t>N</w:t>
            </w:r>
            <w:r w:rsidR="00313121">
              <w:rPr>
                <w:rStyle w:val="Hipervnculo"/>
                <w:lang w:bidi="en-US"/>
              </w:rPr>
              <w:t>.......................................................................................</w:t>
            </w:r>
            <w:r w:rsidR="00BD230E">
              <w:rPr>
                <w:webHidden/>
              </w:rPr>
              <w:tab/>
            </w:r>
            <w:r w:rsidR="00BD230E">
              <w:rPr>
                <w:webHidden/>
              </w:rPr>
              <w:fldChar w:fldCharType="begin"/>
            </w:r>
            <w:r w:rsidR="00BD230E">
              <w:rPr>
                <w:webHidden/>
              </w:rPr>
              <w:instrText xml:space="preserve"> PAGEREF _Toc180078751 \h </w:instrText>
            </w:r>
            <w:r w:rsidR="00BD230E">
              <w:rPr>
                <w:webHidden/>
              </w:rPr>
            </w:r>
            <w:r w:rsidR="00BD230E">
              <w:rPr>
                <w:webHidden/>
              </w:rPr>
              <w:fldChar w:fldCharType="separate"/>
            </w:r>
            <w:r w:rsidR="00BD230E">
              <w:rPr>
                <w:webHidden/>
              </w:rPr>
              <w:t>1</w:t>
            </w:r>
            <w:r w:rsidR="00BD230E">
              <w:rPr>
                <w:webHidden/>
              </w:rPr>
              <w:fldChar w:fldCharType="end"/>
            </w:r>
          </w:hyperlink>
        </w:p>
        <w:p w:rsidR="00BD230E" w:rsidRPr="00313121" w:rsidRDefault="003D4725" w:rsidP="00313121">
          <w:pPr>
            <w:pStyle w:val="TDC1"/>
            <w:rPr>
              <w:rStyle w:val="Hipervnculo"/>
            </w:rPr>
          </w:pPr>
          <w:hyperlink w:anchor="_Toc180078752" w:history="1">
            <w:r w:rsidR="00BD230E" w:rsidRPr="00707267">
              <w:rPr>
                <w:rStyle w:val="Hipervnculo"/>
              </w:rPr>
              <w:t>2.</w:t>
            </w:r>
            <w:r w:rsidR="00BD230E" w:rsidRPr="00313121">
              <w:rPr>
                <w:rStyle w:val="Hipervnculo"/>
              </w:rPr>
              <w:tab/>
            </w:r>
            <w:r w:rsidR="00BD230E" w:rsidRPr="00707267">
              <w:rPr>
                <w:rStyle w:val="Hipervnculo"/>
              </w:rPr>
              <w:t>JUSTIFICACI</w:t>
            </w:r>
            <w:r w:rsidR="002A621D">
              <w:rPr>
                <w:rStyle w:val="Hipervnculo"/>
              </w:rPr>
              <w:t>Ó</w:t>
            </w:r>
            <w:r w:rsidR="00BD230E" w:rsidRPr="00707267">
              <w:rPr>
                <w:rStyle w:val="Hipervnculo"/>
              </w:rPr>
              <w:t>N</w:t>
            </w:r>
            <w:r w:rsidR="00BD230E" w:rsidRPr="00313121">
              <w:rPr>
                <w:rStyle w:val="Hipervnculo"/>
                <w:webHidden/>
              </w:rPr>
              <w:tab/>
            </w:r>
            <w:r w:rsidR="00BD230E" w:rsidRPr="00313121">
              <w:rPr>
                <w:rStyle w:val="Hipervnculo"/>
                <w:webHidden/>
              </w:rPr>
              <w:fldChar w:fldCharType="begin"/>
            </w:r>
            <w:r w:rsidR="00BD230E" w:rsidRPr="00313121">
              <w:rPr>
                <w:rStyle w:val="Hipervnculo"/>
                <w:webHidden/>
              </w:rPr>
              <w:instrText xml:space="preserve"> PAGEREF _Toc180078752 \h </w:instrText>
            </w:r>
            <w:r w:rsidR="00BD230E" w:rsidRPr="00313121">
              <w:rPr>
                <w:rStyle w:val="Hipervnculo"/>
                <w:webHidden/>
              </w:rPr>
            </w:r>
            <w:r w:rsidR="00BD230E" w:rsidRPr="00313121">
              <w:rPr>
                <w:rStyle w:val="Hipervnculo"/>
                <w:webHidden/>
              </w:rPr>
              <w:fldChar w:fldCharType="separate"/>
            </w:r>
            <w:r w:rsidR="00BD230E" w:rsidRPr="00313121">
              <w:rPr>
                <w:rStyle w:val="Hipervnculo"/>
                <w:webHidden/>
              </w:rPr>
              <w:t>2</w:t>
            </w:r>
            <w:r w:rsidR="00BD230E" w:rsidRPr="00313121">
              <w:rPr>
                <w:rStyle w:val="Hipervnculo"/>
                <w:webHidden/>
              </w:rPr>
              <w:fldChar w:fldCharType="end"/>
            </w:r>
          </w:hyperlink>
        </w:p>
        <w:p w:rsidR="00BD230E" w:rsidRPr="00313121" w:rsidRDefault="00806414" w:rsidP="00313121">
          <w:pPr>
            <w:pStyle w:val="TDC1"/>
            <w:rPr>
              <w:rStyle w:val="Hipervnculo"/>
            </w:rPr>
          </w:pPr>
          <w:r>
            <w:rPr>
              <w:rStyle w:val="Hipervnculo"/>
            </w:rPr>
            <w:fldChar w:fldCharType="begin"/>
          </w:r>
          <w:r>
            <w:rPr>
              <w:rStyle w:val="Hipervnculo"/>
            </w:rPr>
            <w:instrText xml:space="preserve"> HYPERLINK  \l "_FASE_DE_ANÁLISIS" \t "3.</w:instrText>
          </w:r>
          <w:r>
            <w:rPr>
              <w:rStyle w:val="Hipervnculo"/>
            </w:rPr>
            <w:tab/>
            <w:instrText xml:space="preserve">FASE DE ANÁLISIS" </w:instrText>
          </w:r>
          <w:r>
            <w:rPr>
              <w:rStyle w:val="Hipervnculo"/>
            </w:rPr>
            <w:fldChar w:fldCharType="separate"/>
          </w:r>
          <w:r w:rsidR="00BD230E" w:rsidRPr="00806414">
            <w:rPr>
              <w:rStyle w:val="Hipervnculo"/>
            </w:rPr>
            <w:t>3.</w:t>
          </w:r>
          <w:r w:rsidR="00BD230E" w:rsidRPr="00313121">
            <w:rPr>
              <w:rStyle w:val="Hipervnculo"/>
            </w:rPr>
            <w:tab/>
          </w:r>
          <w:r w:rsidR="00E9269D">
            <w:rPr>
              <w:rStyle w:val="Hipervnculo"/>
            </w:rPr>
            <w:t>OBJETIVOS – FASE DE ANÁLISIS</w:t>
          </w:r>
          <w:r w:rsidR="00BD230E" w:rsidRPr="00806414">
            <w:rPr>
              <w:rStyle w:val="Hipervnculo"/>
              <w:webHidden/>
            </w:rPr>
            <w:tab/>
          </w:r>
          <w:r w:rsidR="00BD230E" w:rsidRPr="00806414">
            <w:rPr>
              <w:rStyle w:val="Hipervnculo"/>
              <w:webHidden/>
            </w:rPr>
            <w:fldChar w:fldCharType="begin"/>
          </w:r>
          <w:r w:rsidR="00BD230E" w:rsidRPr="00806414">
            <w:rPr>
              <w:rStyle w:val="Hipervnculo"/>
              <w:webHidden/>
            </w:rPr>
            <w:instrText xml:space="preserve"> PAGEREF _Toc180078753 \h </w:instrText>
          </w:r>
          <w:r w:rsidR="00BD230E" w:rsidRPr="00806414">
            <w:rPr>
              <w:rStyle w:val="Hipervnculo"/>
              <w:webHidden/>
            </w:rPr>
          </w:r>
          <w:r w:rsidR="00BD230E" w:rsidRPr="00806414">
            <w:rPr>
              <w:rStyle w:val="Hipervnculo"/>
              <w:webHidden/>
            </w:rPr>
            <w:fldChar w:fldCharType="separate"/>
          </w:r>
          <w:r w:rsidR="00BD230E" w:rsidRPr="00806414">
            <w:rPr>
              <w:rStyle w:val="Hipervnculo"/>
              <w:webHidden/>
            </w:rPr>
            <w:t>3</w:t>
          </w:r>
          <w:r w:rsidR="00BD230E" w:rsidRPr="00806414">
            <w:rPr>
              <w:rStyle w:val="Hipervnculo"/>
              <w:webHidden/>
            </w:rPr>
            <w:fldChar w:fldCharType="end"/>
          </w:r>
        </w:p>
        <w:p w:rsidR="00313121" w:rsidRPr="0085305C" w:rsidRDefault="00806414" w:rsidP="00DF2F4A">
          <w:pPr>
            <w:pStyle w:val="TDC2"/>
            <w:rPr>
              <w:rStyle w:val="Hipervnculo"/>
              <w:color w:val="auto"/>
              <w:u w:val="none"/>
            </w:rPr>
          </w:pPr>
          <w:r>
            <w:rPr>
              <w:rStyle w:val="Hipervnculo"/>
            </w:rPr>
            <w:fldChar w:fldCharType="end"/>
          </w:r>
          <w:hyperlink w:anchor="_3.1__" w:tgtFrame="3.1    DIAGRAMAS Y CASOS DE USOS" w:history="1">
            <w:r w:rsidR="00313121" w:rsidRPr="00A100C8">
              <w:rPr>
                <w:rStyle w:val="Hipervnculo"/>
              </w:rPr>
              <w:t xml:space="preserve">3.1 </w:t>
            </w:r>
            <w:r w:rsidR="009659A4" w:rsidRPr="00A100C8">
              <w:rPr>
                <w:rStyle w:val="Hipervnculo"/>
              </w:rPr>
              <w:t xml:space="preserve">   </w:t>
            </w:r>
            <w:r w:rsidR="00313121" w:rsidRPr="00A100C8">
              <w:rPr>
                <w:rStyle w:val="Hipervnculo"/>
              </w:rPr>
              <w:t xml:space="preserve">DIAGRAMAS Y CASO DE </w:t>
            </w:r>
            <w:r w:rsidR="0085305C" w:rsidRPr="00A100C8">
              <w:rPr>
                <w:rStyle w:val="Hipervnculo"/>
              </w:rPr>
              <w:t>USOS..</w:t>
            </w:r>
            <w:r w:rsidR="00313121" w:rsidRPr="00A100C8">
              <w:rPr>
                <w:rStyle w:val="Hipervnculo"/>
              </w:rPr>
              <w:t>.........................................</w:t>
            </w:r>
            <w:r w:rsidR="009659A4" w:rsidRPr="00A100C8">
              <w:rPr>
                <w:rStyle w:val="Hipervnculo"/>
              </w:rPr>
              <w:t>............</w:t>
            </w:r>
            <w:r w:rsidR="00313121" w:rsidRPr="00A100C8">
              <w:rPr>
                <w:rStyle w:val="Hipervnculo"/>
              </w:rPr>
              <w:t>..</w:t>
            </w:r>
          </w:hyperlink>
          <w:r w:rsidR="00B6639F">
            <w:rPr>
              <w:rStyle w:val="Hipervnculo"/>
              <w:color w:val="auto"/>
              <w:u w:val="none"/>
            </w:rPr>
            <w:t>8</w:t>
          </w:r>
        </w:p>
        <w:p w:rsidR="00313121" w:rsidRPr="00DD6DBC" w:rsidRDefault="00DD6DBC" w:rsidP="00DF2F4A">
          <w:pPr>
            <w:pStyle w:val="TDC2"/>
            <w:rPr>
              <w:rStyle w:val="Hipervnculo"/>
            </w:rPr>
          </w:pPr>
          <w:r>
            <w:rPr>
              <w:rStyle w:val="Hipervnculo"/>
              <w:color w:val="auto"/>
              <w:u w:val="none"/>
            </w:rPr>
            <w:fldChar w:fldCharType="begin"/>
          </w:r>
          <w:r>
            <w:rPr>
              <w:rStyle w:val="Hipervnculo"/>
              <w:color w:val="auto"/>
              <w:u w:val="none"/>
            </w:rPr>
            <w:instrText xml:space="preserve"> HYPERLINK  \l "_3.2__" \t "3.2   DIAGRAMAS DE ESTADO" </w:instrText>
          </w:r>
          <w:r>
            <w:rPr>
              <w:rStyle w:val="Hipervnculo"/>
              <w:color w:val="auto"/>
              <w:u w:val="none"/>
            </w:rPr>
            <w:fldChar w:fldCharType="separate"/>
          </w:r>
          <w:r w:rsidR="00313121" w:rsidRPr="00DD6DBC">
            <w:rPr>
              <w:rStyle w:val="Hipervnculo"/>
            </w:rPr>
            <w:t xml:space="preserve">3.2 </w:t>
          </w:r>
          <w:r w:rsidR="009659A4" w:rsidRPr="00DD6DBC">
            <w:rPr>
              <w:rStyle w:val="Hipervnculo"/>
            </w:rPr>
            <w:t xml:space="preserve">   </w:t>
          </w:r>
          <w:r w:rsidR="00313121" w:rsidRPr="00DD6DBC">
            <w:rPr>
              <w:rStyle w:val="Hipervnculo"/>
            </w:rPr>
            <w:t xml:space="preserve">DIAGRAMAS DE </w:t>
          </w:r>
          <w:r w:rsidR="0085305C" w:rsidRPr="00DD6DBC">
            <w:rPr>
              <w:rStyle w:val="Hipervnculo"/>
            </w:rPr>
            <w:t>E</w:t>
          </w:r>
          <w:r w:rsidR="00313121" w:rsidRPr="00DD6DBC">
            <w:rPr>
              <w:rStyle w:val="Hipervnculo"/>
            </w:rPr>
            <w:t>STADO</w:t>
          </w:r>
          <w:r w:rsidR="00DF2F4A" w:rsidRPr="00DD6DBC">
            <w:rPr>
              <w:rStyle w:val="Hipervnculo"/>
            </w:rPr>
            <w:t>........................................................</w:t>
          </w:r>
          <w:r w:rsidR="009659A4" w:rsidRPr="00DD6DBC">
            <w:rPr>
              <w:rStyle w:val="Hipervnculo"/>
            </w:rPr>
            <w:t>.</w:t>
          </w:r>
          <w:r w:rsidR="00FF1BF7" w:rsidRPr="00DD6DBC">
            <w:rPr>
              <w:rStyle w:val="Hipervnculo"/>
            </w:rPr>
            <w:t>.</w:t>
          </w:r>
          <w:r w:rsidR="009659A4" w:rsidRPr="00DD6DBC">
            <w:rPr>
              <w:rStyle w:val="Hipervnculo"/>
            </w:rPr>
            <w:t>........</w:t>
          </w:r>
          <w:r w:rsidR="00FF1BF7" w:rsidRPr="00DD6DBC">
            <w:rPr>
              <w:rStyle w:val="Hipervnculo"/>
            </w:rPr>
            <w:t>.</w:t>
          </w:r>
          <w:r w:rsidR="00B6639F">
            <w:rPr>
              <w:rStyle w:val="Hipervnculo"/>
            </w:rPr>
            <w:t>9</w:t>
          </w:r>
        </w:p>
        <w:p w:rsidR="001560D6" w:rsidRPr="00DF2F4A" w:rsidRDefault="00DD6DBC" w:rsidP="00DF2F4A">
          <w:pPr>
            <w:pStyle w:val="TDC2"/>
            <w:rPr>
              <w:rStyle w:val="Hipervnculo"/>
              <w:color w:val="auto"/>
              <w:u w:val="none"/>
            </w:rPr>
          </w:pPr>
          <w:r>
            <w:rPr>
              <w:rStyle w:val="Hipervnculo"/>
              <w:color w:val="auto"/>
              <w:u w:val="none"/>
            </w:rPr>
            <w:fldChar w:fldCharType="end"/>
          </w:r>
          <w:hyperlink w:anchor="_3.3__" w:tgtFrame="3.3   DIAGRAMAS DE COLABORACIÓN" w:history="1">
            <w:r w:rsidR="001560D6" w:rsidRPr="002745F1">
              <w:rPr>
                <w:rStyle w:val="Hipervnculo"/>
              </w:rPr>
              <w:t xml:space="preserve">3.3    </w:t>
            </w:r>
            <w:r w:rsidR="002745F1" w:rsidRPr="002745F1">
              <w:rPr>
                <w:rStyle w:val="Hipervnculo"/>
              </w:rPr>
              <w:t>DIAGRAMA DE COLABORACIÓ</w:t>
            </w:r>
            <w:r w:rsidR="00A3457E" w:rsidRPr="002745F1">
              <w:rPr>
                <w:rStyle w:val="Hipervnculo"/>
              </w:rPr>
              <w:t>N</w:t>
            </w:r>
            <w:r w:rsidR="00DF2F4A" w:rsidRPr="002745F1">
              <w:rPr>
                <w:rStyle w:val="Hipervnculo"/>
              </w:rPr>
              <w:t>...................................................</w:t>
            </w:r>
          </w:hyperlink>
          <w:r w:rsidR="00B6639F">
            <w:rPr>
              <w:rStyle w:val="Hipervnculo"/>
              <w:color w:val="auto"/>
              <w:u w:val="none"/>
            </w:rPr>
            <w:t>1</w:t>
          </w:r>
          <w:r w:rsidR="00C67B60">
            <w:rPr>
              <w:rStyle w:val="Hipervnculo"/>
              <w:color w:val="auto"/>
              <w:u w:val="none"/>
            </w:rPr>
            <w:t>0</w:t>
          </w:r>
        </w:p>
        <w:p w:rsidR="00A3457E" w:rsidRPr="00DF2F4A" w:rsidRDefault="003D4725" w:rsidP="00DF2F4A">
          <w:pPr>
            <w:pStyle w:val="TDC2"/>
            <w:rPr>
              <w:rStyle w:val="Hipervnculo"/>
              <w:color w:val="auto"/>
              <w:u w:val="none"/>
            </w:rPr>
          </w:pPr>
          <w:hyperlink w:anchor="_3.4__" w:tgtFrame="3.4   DIAGRAMAS DE SECUENCIA" w:history="1">
            <w:r w:rsidR="00A3457E" w:rsidRPr="00314C47">
              <w:rPr>
                <w:rStyle w:val="Hipervnculo"/>
              </w:rPr>
              <w:t>3.4    DIAGRAMA DE SECUENCIA</w:t>
            </w:r>
            <w:r w:rsidR="00DF2F4A" w:rsidRPr="00314C47">
              <w:rPr>
                <w:rStyle w:val="Hipervnculo"/>
              </w:rPr>
              <w:t>.......................................................</w:t>
            </w:r>
            <w:r w:rsidR="00C86569">
              <w:rPr>
                <w:rStyle w:val="Hipervnculo"/>
              </w:rPr>
              <w:t>.</w:t>
            </w:r>
            <w:r w:rsidR="00DF2F4A" w:rsidRPr="00314C47">
              <w:rPr>
                <w:rStyle w:val="Hipervnculo"/>
              </w:rPr>
              <w:t>.</w:t>
            </w:r>
            <w:r w:rsidR="00CE5FE5">
              <w:rPr>
                <w:rStyle w:val="Hipervnculo"/>
              </w:rPr>
              <w:t>.</w:t>
            </w:r>
            <w:r w:rsidR="00DF2F4A" w:rsidRPr="00314C47">
              <w:rPr>
                <w:rStyle w:val="Hipervnculo"/>
              </w:rPr>
              <w:t>...</w:t>
            </w:r>
          </w:hyperlink>
          <w:r w:rsidR="00B6639F">
            <w:rPr>
              <w:rStyle w:val="Hipervnculo"/>
              <w:color w:val="auto"/>
              <w:u w:val="none"/>
            </w:rPr>
            <w:t>1</w:t>
          </w:r>
          <w:r w:rsidR="00C67B60">
            <w:rPr>
              <w:rStyle w:val="Hipervnculo"/>
              <w:color w:val="auto"/>
              <w:u w:val="none"/>
            </w:rPr>
            <w:t>1</w:t>
          </w:r>
        </w:p>
        <w:p w:rsidR="00A3457E" w:rsidRDefault="003D4725" w:rsidP="00DF2F4A">
          <w:pPr>
            <w:pStyle w:val="TDC2"/>
            <w:rPr>
              <w:rStyle w:val="Hipervnculo"/>
              <w:color w:val="auto"/>
              <w:u w:val="none"/>
            </w:rPr>
          </w:pPr>
          <w:hyperlink w:anchor="_3.5__" w:tgtFrame="3.5   DIAGRAMAS ENTIDAD RELACIÓN (BD)" w:history="1">
            <w:r w:rsidR="00A3457E" w:rsidRPr="00314C47">
              <w:rPr>
                <w:rStyle w:val="Hipervnculo"/>
              </w:rPr>
              <w:t xml:space="preserve">3.5    </w:t>
            </w:r>
            <w:r w:rsidR="00DF2F4A" w:rsidRPr="00314C47">
              <w:rPr>
                <w:rStyle w:val="Hipervnculo"/>
              </w:rPr>
              <w:t>DIAGRAMA ENTIDAD RELACION (BD).........................................</w:t>
            </w:r>
          </w:hyperlink>
          <w:r w:rsidR="00B6639F">
            <w:rPr>
              <w:rStyle w:val="Hipervnculo"/>
              <w:color w:val="auto"/>
              <w:u w:val="none"/>
            </w:rPr>
            <w:t>1</w:t>
          </w:r>
          <w:r w:rsidR="00C67B60">
            <w:rPr>
              <w:rStyle w:val="Hipervnculo"/>
              <w:color w:val="auto"/>
              <w:u w:val="none"/>
            </w:rPr>
            <w:t>2</w:t>
          </w:r>
        </w:p>
        <w:p w:rsidR="00EA24C6" w:rsidRPr="00EA24C6" w:rsidRDefault="003D4725" w:rsidP="00EA24C6">
          <w:pPr>
            <w:pStyle w:val="TDC2"/>
            <w:rPr>
              <w:rStyle w:val="Hipervnculo"/>
              <w:color w:val="auto"/>
              <w:u w:val="none"/>
            </w:rPr>
          </w:pPr>
          <w:hyperlink w:anchor="_3.6__" w:tgtFrame="3.6   DISEÑO PANTALLAZOS (MOCKUP)" w:history="1">
            <w:r w:rsidR="00EA24C6" w:rsidRPr="00314C47">
              <w:rPr>
                <w:rStyle w:val="Hipervnculo"/>
              </w:rPr>
              <w:t>3.6    DISEÑO DE PANTALLAZOS (MOCKUP).........................................</w:t>
            </w:r>
          </w:hyperlink>
          <w:r w:rsidR="00233DEC">
            <w:rPr>
              <w:rStyle w:val="Hipervnculo"/>
              <w:color w:val="auto"/>
              <w:u w:val="none"/>
            </w:rPr>
            <w:t>1</w:t>
          </w:r>
          <w:r w:rsidR="00C67B60">
            <w:rPr>
              <w:rStyle w:val="Hipervnculo"/>
              <w:color w:val="auto"/>
              <w:u w:val="none"/>
            </w:rPr>
            <w:t>3</w:t>
          </w:r>
        </w:p>
        <w:p w:rsidR="00BD230E" w:rsidRPr="002745F1" w:rsidRDefault="002745F1" w:rsidP="00313121">
          <w:pPr>
            <w:pStyle w:val="TDC1"/>
            <w:rPr>
              <w:rStyle w:val="Hipervnculo"/>
              <w:rFonts w:asciiTheme="minorHAnsi" w:eastAsiaTheme="minorEastAsia" w:hAnsiTheme="minorHAnsi" w:cstheme="minorBidi"/>
              <w:sz w:val="22"/>
              <w:szCs w:val="22"/>
            </w:rPr>
          </w:pPr>
          <w:r>
            <w:rPr>
              <w:rStyle w:val="Hipervnculo"/>
            </w:rPr>
            <w:fldChar w:fldCharType="begin"/>
          </w:r>
          <w:r>
            <w:rPr>
              <w:rStyle w:val="Hipervnculo"/>
            </w:rPr>
            <w:instrText xml:space="preserve"> HYPERLINK  \l "_PLANIFICACIÓN" \t "4.</w:instrText>
          </w:r>
          <w:r>
            <w:rPr>
              <w:rStyle w:val="Hipervnculo"/>
            </w:rPr>
            <w:tab/>
            <w:instrText xml:space="preserve">PLANIFICACIÓN" </w:instrText>
          </w:r>
          <w:r>
            <w:rPr>
              <w:rStyle w:val="Hipervnculo"/>
            </w:rPr>
            <w:fldChar w:fldCharType="separate"/>
          </w:r>
          <w:r w:rsidR="00BD230E" w:rsidRPr="002745F1">
            <w:rPr>
              <w:rStyle w:val="Hipervnculo"/>
            </w:rPr>
            <w:t>4.</w:t>
          </w:r>
          <w:r w:rsidR="00BD230E" w:rsidRPr="002745F1">
            <w:rPr>
              <w:rStyle w:val="Hipervnculo"/>
              <w:rFonts w:asciiTheme="minorHAnsi" w:eastAsiaTheme="minorEastAsia" w:hAnsiTheme="minorHAnsi" w:cstheme="minorBidi"/>
              <w:sz w:val="22"/>
              <w:szCs w:val="22"/>
            </w:rPr>
            <w:tab/>
          </w:r>
          <w:r w:rsidR="00E9269D">
            <w:rPr>
              <w:rStyle w:val="Hipervnculo"/>
            </w:rPr>
            <w:t>MÉTODO</w:t>
          </w:r>
          <w:r w:rsidR="00BD230E" w:rsidRPr="002745F1">
            <w:rPr>
              <w:rStyle w:val="Hipervnculo"/>
              <w:webHidden/>
            </w:rPr>
            <w:tab/>
          </w:r>
          <w:r w:rsidR="00C67B60">
            <w:rPr>
              <w:rStyle w:val="Hipervnculo"/>
              <w:webHidden/>
            </w:rPr>
            <w:t>19</w:t>
          </w:r>
        </w:p>
        <w:p w:rsidR="00BD230E" w:rsidRDefault="002745F1" w:rsidP="00DF2F4A">
          <w:pPr>
            <w:pStyle w:val="TDC2"/>
            <w:rPr>
              <w:rFonts w:asciiTheme="minorHAnsi" w:eastAsiaTheme="minorEastAsia" w:hAnsiTheme="minorHAnsi" w:cstheme="minorBidi"/>
              <w:sz w:val="22"/>
              <w:szCs w:val="22"/>
            </w:rPr>
          </w:pPr>
          <w:r>
            <w:rPr>
              <w:rStyle w:val="Hipervnculo"/>
            </w:rPr>
            <w:fldChar w:fldCharType="end"/>
          </w:r>
          <w:hyperlink w:anchor="_Toc180078755" w:history="1">
            <w:r w:rsidR="00BD230E" w:rsidRPr="00707267">
              <w:rPr>
                <w:rStyle w:val="Hipervnculo"/>
              </w:rPr>
              <w:t>4.1.</w:t>
            </w:r>
            <w:r w:rsidR="00BD230E">
              <w:rPr>
                <w:rFonts w:asciiTheme="minorHAnsi" w:eastAsiaTheme="minorEastAsia" w:hAnsiTheme="minorHAnsi" w:cstheme="minorBidi"/>
                <w:sz w:val="22"/>
                <w:szCs w:val="22"/>
              </w:rPr>
              <w:tab/>
            </w:r>
            <w:r w:rsidR="00BD230E" w:rsidRPr="00707267">
              <w:rPr>
                <w:rStyle w:val="Hipervnculo"/>
              </w:rPr>
              <w:t>PARTICIPANTES</w:t>
            </w:r>
            <w:r w:rsidR="00BD230E">
              <w:rPr>
                <w:webHidden/>
              </w:rPr>
              <w:tab/>
            </w:r>
          </w:hyperlink>
          <w:r w:rsidR="00C67B60">
            <w:t>19</w:t>
          </w:r>
        </w:p>
        <w:p w:rsidR="00BD230E" w:rsidRDefault="003D4725" w:rsidP="00DF2F4A">
          <w:pPr>
            <w:pStyle w:val="TDC2"/>
            <w:rPr>
              <w:rFonts w:asciiTheme="minorHAnsi" w:eastAsiaTheme="minorEastAsia" w:hAnsiTheme="minorHAnsi" w:cstheme="minorBidi"/>
              <w:sz w:val="22"/>
              <w:szCs w:val="22"/>
            </w:rPr>
          </w:pPr>
          <w:hyperlink w:anchor="_Toc180078756" w:history="1">
            <w:r w:rsidR="00BD230E" w:rsidRPr="00707267">
              <w:rPr>
                <w:rStyle w:val="Hipervnculo"/>
              </w:rPr>
              <w:t>4.2.</w:t>
            </w:r>
            <w:r w:rsidR="00BD230E">
              <w:rPr>
                <w:rFonts w:asciiTheme="minorHAnsi" w:eastAsiaTheme="minorEastAsia" w:hAnsiTheme="minorHAnsi" w:cstheme="minorBidi"/>
                <w:sz w:val="22"/>
                <w:szCs w:val="22"/>
              </w:rPr>
              <w:tab/>
            </w:r>
            <w:r w:rsidR="00BD230E" w:rsidRPr="00707267">
              <w:rPr>
                <w:rStyle w:val="Hipervnculo"/>
              </w:rPr>
              <w:t>CONTEXTO</w:t>
            </w:r>
            <w:r w:rsidR="00BD230E">
              <w:rPr>
                <w:webHidden/>
              </w:rPr>
              <w:tab/>
            </w:r>
          </w:hyperlink>
          <w:r w:rsidR="00C67B60">
            <w:t>19</w:t>
          </w:r>
        </w:p>
        <w:p w:rsidR="00BD230E" w:rsidRDefault="003D4725" w:rsidP="00DF2F4A">
          <w:pPr>
            <w:pStyle w:val="TDC2"/>
            <w:rPr>
              <w:rFonts w:asciiTheme="minorHAnsi" w:eastAsiaTheme="minorEastAsia" w:hAnsiTheme="minorHAnsi" w:cstheme="minorBidi"/>
              <w:sz w:val="22"/>
              <w:szCs w:val="22"/>
            </w:rPr>
          </w:pPr>
          <w:hyperlink w:anchor="_Toc180078757" w:history="1">
            <w:r w:rsidR="00BD230E" w:rsidRPr="00707267">
              <w:rPr>
                <w:rStyle w:val="Hipervnculo"/>
              </w:rPr>
              <w:t>4.3.</w:t>
            </w:r>
            <w:r w:rsidR="00BD230E">
              <w:rPr>
                <w:rFonts w:asciiTheme="minorHAnsi" w:eastAsiaTheme="minorEastAsia" w:hAnsiTheme="minorHAnsi" w:cstheme="minorBidi"/>
                <w:sz w:val="22"/>
                <w:szCs w:val="22"/>
              </w:rPr>
              <w:tab/>
            </w:r>
            <w:r w:rsidR="00BD230E" w:rsidRPr="00707267">
              <w:rPr>
                <w:rStyle w:val="Hipervnculo"/>
              </w:rPr>
              <w:t>METODOLOGIA EMPLEADA</w:t>
            </w:r>
            <w:r w:rsidR="00BD230E">
              <w:rPr>
                <w:webHidden/>
              </w:rPr>
              <w:tab/>
            </w:r>
          </w:hyperlink>
          <w:r w:rsidR="00C67B60">
            <w:t>19</w:t>
          </w:r>
        </w:p>
        <w:p w:rsidR="00BD230E" w:rsidRDefault="003D4725" w:rsidP="00DF2F4A">
          <w:pPr>
            <w:pStyle w:val="TDC2"/>
            <w:rPr>
              <w:rFonts w:asciiTheme="minorHAnsi" w:eastAsiaTheme="minorEastAsia" w:hAnsiTheme="minorHAnsi" w:cstheme="minorBidi"/>
              <w:sz w:val="22"/>
              <w:szCs w:val="22"/>
            </w:rPr>
          </w:pPr>
          <w:hyperlink w:anchor="_Toc180078758" w:history="1">
            <w:r w:rsidR="00BD230E" w:rsidRPr="00707267">
              <w:rPr>
                <w:rStyle w:val="Hipervnculo"/>
              </w:rPr>
              <w:t>4.4.</w:t>
            </w:r>
            <w:r w:rsidR="00BD230E">
              <w:rPr>
                <w:rFonts w:asciiTheme="minorHAnsi" w:eastAsiaTheme="minorEastAsia" w:hAnsiTheme="minorHAnsi" w:cstheme="minorBidi"/>
                <w:sz w:val="22"/>
                <w:szCs w:val="22"/>
              </w:rPr>
              <w:tab/>
            </w:r>
            <w:r w:rsidR="00BD230E" w:rsidRPr="00707267">
              <w:rPr>
                <w:rStyle w:val="Hipervnculo"/>
              </w:rPr>
              <w:t>REALIZACIÓN</w:t>
            </w:r>
            <w:r w:rsidR="00BD230E">
              <w:rPr>
                <w:webHidden/>
              </w:rPr>
              <w:tab/>
            </w:r>
          </w:hyperlink>
          <w:r w:rsidR="00C67B60">
            <w:t>20</w:t>
          </w:r>
        </w:p>
        <w:p w:rsidR="00BD230E" w:rsidRDefault="003D4725" w:rsidP="00DF2F4A">
          <w:pPr>
            <w:pStyle w:val="TDC2"/>
            <w:rPr>
              <w:rFonts w:asciiTheme="minorHAnsi" w:eastAsiaTheme="minorEastAsia" w:hAnsiTheme="minorHAnsi" w:cstheme="minorBidi"/>
              <w:sz w:val="22"/>
              <w:szCs w:val="22"/>
            </w:rPr>
          </w:pPr>
          <w:hyperlink w:anchor="_Toc180078759" w:history="1">
            <w:r w:rsidR="00BD230E" w:rsidRPr="00707267">
              <w:rPr>
                <w:rStyle w:val="Hipervnculo"/>
              </w:rPr>
              <w:t>4.5.</w:t>
            </w:r>
            <w:r w:rsidR="00BD230E">
              <w:rPr>
                <w:rFonts w:asciiTheme="minorHAnsi" w:eastAsiaTheme="minorEastAsia" w:hAnsiTheme="minorHAnsi" w:cstheme="minorBidi"/>
                <w:sz w:val="22"/>
                <w:szCs w:val="22"/>
              </w:rPr>
              <w:tab/>
            </w:r>
            <w:r w:rsidR="00BD230E" w:rsidRPr="00707267">
              <w:rPr>
                <w:rStyle w:val="Hipervnculo"/>
              </w:rPr>
              <w:t>INFORMACION COMPLEMENTARIA</w:t>
            </w:r>
            <w:r w:rsidR="00BD230E">
              <w:rPr>
                <w:webHidden/>
              </w:rPr>
              <w:tab/>
            </w:r>
            <w:r w:rsidR="00C67B60">
              <w:rPr>
                <w:webHidden/>
              </w:rPr>
              <w:t>21</w:t>
            </w:r>
          </w:hyperlink>
        </w:p>
        <w:p w:rsidR="00BD230E" w:rsidRDefault="003D4725" w:rsidP="00DF2F4A">
          <w:pPr>
            <w:pStyle w:val="TDC2"/>
            <w:rPr>
              <w:rFonts w:asciiTheme="minorHAnsi" w:eastAsiaTheme="minorEastAsia" w:hAnsiTheme="minorHAnsi" w:cstheme="minorBidi"/>
              <w:sz w:val="22"/>
              <w:szCs w:val="22"/>
            </w:rPr>
          </w:pPr>
          <w:hyperlink w:anchor="_Toc180078760" w:history="1">
            <w:r w:rsidR="00BD230E" w:rsidRPr="00707267">
              <w:rPr>
                <w:rStyle w:val="Hipervnculo"/>
              </w:rPr>
              <w:t>4.6.</w:t>
            </w:r>
            <w:r w:rsidR="00BD230E">
              <w:rPr>
                <w:rFonts w:asciiTheme="minorHAnsi" w:eastAsiaTheme="minorEastAsia" w:hAnsiTheme="minorHAnsi" w:cstheme="minorBidi"/>
                <w:sz w:val="22"/>
                <w:szCs w:val="22"/>
              </w:rPr>
              <w:tab/>
            </w:r>
            <w:r w:rsidR="00BD230E" w:rsidRPr="00707267">
              <w:rPr>
                <w:rStyle w:val="Hipervnculo"/>
              </w:rPr>
              <w:t>INSTRUMENTOS DE MEDIDA</w:t>
            </w:r>
            <w:r w:rsidR="00BD230E">
              <w:rPr>
                <w:webHidden/>
              </w:rPr>
              <w:tab/>
            </w:r>
          </w:hyperlink>
          <w:r w:rsidR="00C67B60">
            <w:t>22</w:t>
          </w:r>
        </w:p>
        <w:p w:rsidR="00BD230E" w:rsidRDefault="003D4725" w:rsidP="00313121">
          <w:pPr>
            <w:pStyle w:val="TDC1"/>
            <w:rPr>
              <w:rFonts w:asciiTheme="minorHAnsi" w:eastAsiaTheme="minorEastAsia" w:hAnsiTheme="minorHAnsi" w:cstheme="minorBidi"/>
              <w:sz w:val="22"/>
              <w:szCs w:val="22"/>
            </w:rPr>
          </w:pPr>
          <w:hyperlink w:anchor="_Toc180078761" w:history="1">
            <w:r w:rsidR="00BD230E" w:rsidRPr="00707267">
              <w:rPr>
                <w:rStyle w:val="Hipervnculo"/>
              </w:rPr>
              <w:t>5.</w:t>
            </w:r>
            <w:r w:rsidR="00BD230E">
              <w:rPr>
                <w:rFonts w:asciiTheme="minorHAnsi" w:eastAsiaTheme="minorEastAsia" w:hAnsiTheme="minorHAnsi" w:cstheme="minorBidi"/>
                <w:sz w:val="22"/>
                <w:szCs w:val="22"/>
              </w:rPr>
              <w:tab/>
            </w:r>
            <w:r w:rsidR="00BD230E" w:rsidRPr="00707267">
              <w:rPr>
                <w:rStyle w:val="Hipervnculo"/>
              </w:rPr>
              <w:t>ANALISIS DE LOS RESULTADOS</w:t>
            </w:r>
            <w:r w:rsidR="00BD230E">
              <w:rPr>
                <w:webHidden/>
              </w:rPr>
              <w:tab/>
            </w:r>
          </w:hyperlink>
          <w:r w:rsidR="00C67B60">
            <w:t>23</w:t>
          </w:r>
        </w:p>
        <w:p w:rsidR="00BD230E" w:rsidRDefault="003D4725" w:rsidP="00DF2F4A">
          <w:pPr>
            <w:pStyle w:val="TDC2"/>
            <w:rPr>
              <w:rFonts w:asciiTheme="minorHAnsi" w:eastAsiaTheme="minorEastAsia" w:hAnsiTheme="minorHAnsi" w:cstheme="minorBidi"/>
              <w:sz w:val="22"/>
              <w:szCs w:val="22"/>
            </w:rPr>
          </w:pPr>
          <w:hyperlink w:anchor="_Toc180078762" w:history="1">
            <w:r w:rsidR="00BD230E" w:rsidRPr="00707267">
              <w:rPr>
                <w:rStyle w:val="Hipervnculo"/>
              </w:rPr>
              <w:t>5.1.</w:t>
            </w:r>
            <w:r w:rsidR="00BD230E">
              <w:rPr>
                <w:rFonts w:asciiTheme="minorHAnsi" w:eastAsiaTheme="minorEastAsia" w:hAnsiTheme="minorHAnsi" w:cstheme="minorBidi"/>
                <w:sz w:val="22"/>
                <w:szCs w:val="22"/>
              </w:rPr>
              <w:tab/>
            </w:r>
            <w:r w:rsidR="00BD230E" w:rsidRPr="00707267">
              <w:rPr>
                <w:rStyle w:val="Hipervnculo"/>
              </w:rPr>
              <w:t>ANALISIS CUANTITATIVO</w:t>
            </w:r>
            <w:r w:rsidR="00BD230E">
              <w:rPr>
                <w:webHidden/>
              </w:rPr>
              <w:tab/>
            </w:r>
          </w:hyperlink>
          <w:r w:rsidR="00C67B60">
            <w:t>24</w:t>
          </w:r>
        </w:p>
        <w:p w:rsidR="00BD230E" w:rsidRDefault="003D4725" w:rsidP="00313121">
          <w:pPr>
            <w:pStyle w:val="TDC1"/>
            <w:rPr>
              <w:rFonts w:asciiTheme="minorHAnsi" w:eastAsiaTheme="minorEastAsia" w:hAnsiTheme="minorHAnsi" w:cstheme="minorBidi"/>
              <w:sz w:val="22"/>
              <w:szCs w:val="22"/>
            </w:rPr>
          </w:pPr>
          <w:hyperlink w:anchor="_Toc180078763" w:history="1">
            <w:r w:rsidR="00BD230E" w:rsidRPr="00707267">
              <w:rPr>
                <w:rStyle w:val="Hipervnculo"/>
              </w:rPr>
              <w:t>6.</w:t>
            </w:r>
            <w:r w:rsidR="00BD230E">
              <w:rPr>
                <w:rFonts w:asciiTheme="minorHAnsi" w:eastAsiaTheme="minorEastAsia" w:hAnsiTheme="minorHAnsi" w:cstheme="minorBidi"/>
                <w:sz w:val="22"/>
                <w:szCs w:val="22"/>
              </w:rPr>
              <w:tab/>
            </w:r>
            <w:r w:rsidR="00BD230E" w:rsidRPr="00707267">
              <w:rPr>
                <w:rStyle w:val="Hipervnculo"/>
              </w:rPr>
              <w:t>CONCLUSIONES Y LINEAS DE TRABAJO FUTURO</w:t>
            </w:r>
            <w:r w:rsidR="00BD230E">
              <w:rPr>
                <w:webHidden/>
              </w:rPr>
              <w:tab/>
            </w:r>
            <w:r w:rsidR="00C67B60">
              <w:rPr>
                <w:webHidden/>
              </w:rPr>
              <w:t>25</w:t>
            </w:r>
          </w:hyperlink>
        </w:p>
        <w:p w:rsidR="00BD230E" w:rsidRDefault="003D4725" w:rsidP="00DF2F4A">
          <w:pPr>
            <w:pStyle w:val="TDC2"/>
            <w:rPr>
              <w:rFonts w:asciiTheme="minorHAnsi" w:eastAsiaTheme="minorEastAsia" w:hAnsiTheme="minorHAnsi" w:cstheme="minorBidi"/>
              <w:sz w:val="22"/>
              <w:szCs w:val="22"/>
            </w:rPr>
          </w:pPr>
          <w:hyperlink w:anchor="_Toc180078764" w:history="1">
            <w:r w:rsidR="00BD230E" w:rsidRPr="00707267">
              <w:rPr>
                <w:rStyle w:val="Hipervnculo"/>
              </w:rPr>
              <w:t>6.1.</w:t>
            </w:r>
            <w:r w:rsidR="00BD230E">
              <w:rPr>
                <w:webHidden/>
              </w:rPr>
              <w:tab/>
            </w:r>
            <w:r w:rsidR="00BD230E">
              <w:rPr>
                <w:webHidden/>
              </w:rPr>
              <w:fldChar w:fldCharType="begin"/>
            </w:r>
            <w:r w:rsidR="00BD230E">
              <w:rPr>
                <w:webHidden/>
              </w:rPr>
              <w:instrText xml:space="preserve"> PAGEREF _Toc180078764 \h </w:instrText>
            </w:r>
            <w:r w:rsidR="00BD230E">
              <w:rPr>
                <w:webHidden/>
              </w:rPr>
            </w:r>
            <w:r w:rsidR="00BD230E">
              <w:rPr>
                <w:webHidden/>
              </w:rPr>
              <w:fldChar w:fldCharType="separate"/>
            </w:r>
            <w:r w:rsidR="00BD230E">
              <w:rPr>
                <w:webHidden/>
              </w:rPr>
              <w:t>15</w:t>
            </w:r>
            <w:r w:rsidR="00BD230E">
              <w:rPr>
                <w:webHidden/>
              </w:rPr>
              <w:fldChar w:fldCharType="end"/>
            </w:r>
          </w:hyperlink>
        </w:p>
        <w:p w:rsidR="00BD230E" w:rsidRDefault="003D4725" w:rsidP="00313121">
          <w:pPr>
            <w:pStyle w:val="TDC1"/>
            <w:rPr>
              <w:rFonts w:asciiTheme="minorHAnsi" w:eastAsiaTheme="minorEastAsia" w:hAnsiTheme="minorHAnsi" w:cstheme="minorBidi"/>
              <w:sz w:val="22"/>
              <w:szCs w:val="22"/>
            </w:rPr>
          </w:pPr>
          <w:hyperlink w:anchor="_Toc180078765" w:history="1">
            <w:r w:rsidR="00BD230E" w:rsidRPr="00707267">
              <w:rPr>
                <w:rStyle w:val="Hipervnculo"/>
                <w:lang w:val="en-US"/>
              </w:rPr>
              <w:t>7.</w:t>
            </w:r>
            <w:r w:rsidR="00BD230E">
              <w:rPr>
                <w:rFonts w:asciiTheme="minorHAnsi" w:eastAsiaTheme="minorEastAsia" w:hAnsiTheme="minorHAnsi" w:cstheme="minorBidi"/>
                <w:sz w:val="22"/>
                <w:szCs w:val="22"/>
              </w:rPr>
              <w:tab/>
            </w:r>
            <w:r w:rsidR="00BD230E" w:rsidRPr="00707267">
              <w:rPr>
                <w:rStyle w:val="Hipervnculo"/>
                <w:lang w:val="en-US"/>
              </w:rPr>
              <w:t xml:space="preserve">REFERENCIAS </w:t>
            </w:r>
            <w:r w:rsidR="00BD230E" w:rsidRPr="00707267">
              <w:rPr>
                <w:rStyle w:val="Hipervnculo"/>
              </w:rPr>
              <w:t>BIBLIOGRAFICAS</w:t>
            </w:r>
            <w:r w:rsidR="00BD230E">
              <w:rPr>
                <w:webHidden/>
              </w:rPr>
              <w:tab/>
            </w:r>
          </w:hyperlink>
          <w:r w:rsidR="00C67B60">
            <w:t>26</w:t>
          </w:r>
        </w:p>
        <w:p w:rsidR="00BD230E" w:rsidRDefault="003D4725" w:rsidP="00313121">
          <w:pPr>
            <w:pStyle w:val="TDC1"/>
            <w:rPr>
              <w:rFonts w:asciiTheme="minorHAnsi" w:eastAsiaTheme="minorEastAsia" w:hAnsiTheme="minorHAnsi" w:cstheme="minorBidi"/>
              <w:sz w:val="22"/>
              <w:szCs w:val="22"/>
            </w:rPr>
          </w:pPr>
          <w:hyperlink w:anchor="_Toc180078766" w:history="1">
            <w:r w:rsidR="00BD230E" w:rsidRPr="00707267">
              <w:rPr>
                <w:rStyle w:val="Hipervnculo"/>
              </w:rPr>
              <w:t>ANEXOS</w:t>
            </w:r>
            <w:r w:rsidR="00BD230E">
              <w:rPr>
                <w:webHidden/>
              </w:rPr>
              <w:tab/>
            </w:r>
          </w:hyperlink>
          <w:r w:rsidR="00C67B60">
            <w:t>27</w:t>
          </w:r>
        </w:p>
        <w:p w:rsidR="00DD0F75" w:rsidRDefault="002843C0">
          <w:r>
            <w:fldChar w:fldCharType="end"/>
          </w:r>
        </w:p>
      </w:sdtContent>
    </w:sdt>
    <w:p w:rsidR="00DD0F75" w:rsidRDefault="002843C0">
      <w:pPr>
        <w:spacing w:before="0" w:after="160" w:line="259" w:lineRule="auto"/>
        <w:ind w:firstLine="0"/>
        <w:jc w:val="left"/>
      </w:pPr>
      <w:r>
        <w:br w:type="page"/>
      </w:r>
    </w:p>
    <w:p w:rsidR="00DD0F75" w:rsidRDefault="002843C0">
      <w:pPr>
        <w:pStyle w:val="Normal1"/>
        <w:jc w:val="center"/>
      </w:pPr>
      <w:r>
        <w:rPr>
          <w:b/>
        </w:rPr>
        <w:lastRenderedPageBreak/>
        <w:t>TABLA DE FIGURAS</w:t>
      </w:r>
    </w:p>
    <w:p w:rsidR="00DD0F75" w:rsidRDefault="002843C0">
      <w:pPr>
        <w:pStyle w:val="Tabladeilustraciones"/>
        <w:tabs>
          <w:tab w:val="right" w:leader="dot" w:pos="8494"/>
        </w:tabs>
        <w:rPr>
          <w:rFonts w:asciiTheme="minorHAnsi" w:eastAsiaTheme="minorEastAsia" w:hAnsiTheme="minorHAnsi" w:cstheme="minorBidi"/>
          <w:color w:val="00000A"/>
          <w:sz w:val="22"/>
          <w:szCs w:val="22"/>
        </w:rPr>
      </w:pPr>
      <w:r>
        <w:fldChar w:fldCharType="begin"/>
      </w:r>
      <w:r>
        <w:instrText>TOC \c "Figura"</w:instrText>
      </w:r>
      <w:r>
        <w:fldChar w:fldCharType="separate"/>
      </w:r>
      <w:hyperlink w:anchor="_Toc6750631">
        <w:r>
          <w:rPr>
            <w:webHidden/>
          </w:rPr>
          <w:fldChar w:fldCharType="begin"/>
        </w:r>
        <w:r>
          <w:rPr>
            <w:webHidden/>
          </w:rPr>
          <w:instrText>PAGEREF _Toc6750631 \h</w:instrText>
        </w:r>
        <w:r>
          <w:rPr>
            <w:webHidden/>
          </w:rPr>
        </w:r>
        <w:r>
          <w:rPr>
            <w:webHidden/>
          </w:rPr>
          <w:fldChar w:fldCharType="separate"/>
        </w:r>
        <w:r>
          <w:rPr>
            <w:rStyle w:val="Enlacedelndice"/>
            <w:webHidden/>
          </w:rPr>
          <w:t>Figura 3 – Página Web del Estudio</w:t>
        </w:r>
        <w:r>
          <w:rPr>
            <w:rStyle w:val="Enlacedelndice"/>
            <w:webHidden/>
          </w:rPr>
          <w:tab/>
          <w:t>4</w:t>
        </w:r>
        <w:r>
          <w:rPr>
            <w:webHidden/>
          </w:rPr>
          <w:fldChar w:fldCharType="end"/>
        </w:r>
      </w:hyperlink>
    </w:p>
    <w:p w:rsidR="00DD0F75" w:rsidRDefault="003D4725">
      <w:pPr>
        <w:pStyle w:val="Tabladeilustraciones"/>
        <w:tabs>
          <w:tab w:val="right" w:leader="dot" w:pos="8494"/>
        </w:tabs>
        <w:rPr>
          <w:rFonts w:asciiTheme="minorHAnsi" w:eastAsiaTheme="minorEastAsia" w:hAnsiTheme="minorHAnsi" w:cstheme="minorBidi"/>
          <w:color w:val="00000A"/>
          <w:sz w:val="22"/>
          <w:szCs w:val="22"/>
        </w:rPr>
      </w:pPr>
      <w:hyperlink w:anchor="_Toc6750632">
        <w:r w:rsidR="002843C0">
          <w:rPr>
            <w:webHidden/>
          </w:rPr>
          <w:fldChar w:fldCharType="begin"/>
        </w:r>
        <w:r w:rsidR="002843C0">
          <w:rPr>
            <w:webHidden/>
          </w:rPr>
          <w:instrText>PAGEREF _Toc6750632 \h</w:instrText>
        </w:r>
        <w:r w:rsidR="002843C0">
          <w:rPr>
            <w:webHidden/>
          </w:rPr>
        </w:r>
        <w:r w:rsidR="002843C0">
          <w:rPr>
            <w:webHidden/>
          </w:rPr>
          <w:fldChar w:fldCharType="separate"/>
        </w:r>
        <w:r w:rsidR="002843C0">
          <w:rPr>
            <w:rStyle w:val="Enlacedelndice"/>
            <w:webHidden/>
          </w:rPr>
          <w:t>Figura 4 – Porcentaje de consecución de objetivos</w:t>
        </w:r>
        <w:r w:rsidR="002843C0">
          <w:rPr>
            <w:rStyle w:val="Enlacedelndice"/>
            <w:webHidden/>
          </w:rPr>
          <w:tab/>
          <w:t>6</w:t>
        </w:r>
        <w:r w:rsidR="002843C0">
          <w:rPr>
            <w:webHidden/>
          </w:rPr>
          <w:fldChar w:fldCharType="end"/>
        </w:r>
      </w:hyperlink>
    </w:p>
    <w:p w:rsidR="00DD0F75" w:rsidRDefault="003D4725">
      <w:pPr>
        <w:pStyle w:val="Tabladeilustraciones"/>
        <w:tabs>
          <w:tab w:val="right" w:leader="dot" w:pos="8494"/>
        </w:tabs>
        <w:rPr>
          <w:rFonts w:asciiTheme="minorHAnsi" w:eastAsiaTheme="minorEastAsia" w:hAnsiTheme="minorHAnsi" w:cstheme="minorBidi"/>
          <w:color w:val="00000A"/>
          <w:sz w:val="22"/>
          <w:szCs w:val="22"/>
        </w:rPr>
      </w:pPr>
      <w:hyperlink w:anchor="_Toc6750633">
        <w:r w:rsidR="002843C0">
          <w:rPr>
            <w:webHidden/>
          </w:rPr>
          <w:fldChar w:fldCharType="begin"/>
        </w:r>
        <w:r w:rsidR="002843C0">
          <w:rPr>
            <w:webHidden/>
          </w:rPr>
          <w:instrText>PAGEREF _Toc6750633 \h</w:instrText>
        </w:r>
        <w:r w:rsidR="002843C0">
          <w:rPr>
            <w:webHidden/>
          </w:rPr>
        </w:r>
        <w:r w:rsidR="002843C0">
          <w:rPr>
            <w:webHidden/>
          </w:rPr>
          <w:fldChar w:fldCharType="separate"/>
        </w:r>
        <w:r w:rsidR="002843C0">
          <w:rPr>
            <w:rStyle w:val="Enlacedelndice"/>
            <w:webHidden/>
          </w:rPr>
          <w:t>Figura 5 – Utilidad de la aplicación</w:t>
        </w:r>
        <w:r w:rsidR="002843C0">
          <w:rPr>
            <w:rStyle w:val="Enlacedelndice"/>
            <w:webHidden/>
          </w:rPr>
          <w:tab/>
          <w:t>6</w:t>
        </w:r>
        <w:r w:rsidR="002843C0">
          <w:rPr>
            <w:webHidden/>
          </w:rPr>
          <w:fldChar w:fldCharType="end"/>
        </w:r>
      </w:hyperlink>
    </w:p>
    <w:p w:rsidR="00DD0F75" w:rsidRDefault="002843C0">
      <w:pPr>
        <w:pStyle w:val="Tabladeilustraciones"/>
        <w:tabs>
          <w:tab w:val="right" w:leader="dot" w:pos="8494"/>
        </w:tabs>
        <w:ind w:firstLine="0"/>
      </w:pPr>
      <w:r>
        <w:fldChar w:fldCharType="end"/>
      </w:r>
    </w:p>
    <w:p w:rsidR="00962180" w:rsidRDefault="002843C0" w:rsidP="00DB0363">
      <w:pPr>
        <w:spacing w:before="0" w:after="160" w:line="259" w:lineRule="auto"/>
        <w:ind w:firstLine="0"/>
        <w:jc w:val="left"/>
        <w:sectPr w:rsidR="00962180" w:rsidSect="00962180">
          <w:headerReference w:type="default" r:id="rId10"/>
          <w:footerReference w:type="default" r:id="rId11"/>
          <w:pgSz w:w="11906" w:h="16838"/>
          <w:pgMar w:top="1417" w:right="707" w:bottom="1417" w:left="1134" w:header="708" w:footer="708" w:gutter="0"/>
          <w:pgNumType w:start="1"/>
          <w:cols w:space="720"/>
          <w:formProt w:val="0"/>
          <w:docGrid w:linePitch="360" w:charSpace="-6145"/>
        </w:sectPr>
      </w:pPr>
      <w:r>
        <w:br w:type="page"/>
      </w:r>
    </w:p>
    <w:p w:rsidR="00DD0F75" w:rsidRDefault="002843C0">
      <w:pPr>
        <w:pStyle w:val="Ttulo1"/>
        <w:numPr>
          <w:ilvl w:val="0"/>
          <w:numId w:val="2"/>
        </w:numPr>
      </w:pPr>
      <w:bookmarkStart w:id="0" w:name="_Toc180078751"/>
      <w:r>
        <w:rPr>
          <w:lang w:bidi="en-US"/>
        </w:rPr>
        <w:lastRenderedPageBreak/>
        <w:t>INTRODUCCION</w:t>
      </w:r>
      <w:bookmarkEnd w:id="0"/>
      <w:r>
        <w:t xml:space="preserve"> </w:t>
      </w:r>
    </w:p>
    <w:p w:rsidR="006E7F1F" w:rsidRDefault="006E7F1F" w:rsidP="002A621D">
      <w:pPr>
        <w:pStyle w:val="Cuerpo"/>
        <w:spacing w:line="240" w:lineRule="auto"/>
        <w:jc w:val="both"/>
        <w:rPr>
          <w:rFonts w:ascii="Times New Roman" w:hAnsi="Times New Roman" w:cs="Times New Roman"/>
        </w:rPr>
      </w:pPr>
      <w:bookmarkStart w:id="1" w:name="_Toc482291117"/>
      <w:bookmarkStart w:id="2" w:name="_Toc482291171"/>
      <w:bookmarkStart w:id="3" w:name="_Toc482291238"/>
      <w:bookmarkStart w:id="4" w:name="_Toc482291298"/>
      <w:bookmarkStart w:id="5" w:name="_Toc482291457"/>
      <w:bookmarkStart w:id="6" w:name="_Toc482291694"/>
      <w:bookmarkStart w:id="7" w:name="_Toc482292038"/>
      <w:bookmarkStart w:id="8" w:name="_Toc482292738"/>
      <w:bookmarkStart w:id="9" w:name="_Toc482292826"/>
      <w:bookmarkStart w:id="10" w:name="_Toc482295389"/>
      <w:bookmarkStart w:id="11" w:name="_Toc482741578"/>
      <w:bookmarkStart w:id="12" w:name="_Toc482741614"/>
      <w:bookmarkStart w:id="13" w:name="_Toc482741666"/>
      <w:bookmarkStart w:id="14" w:name="_Toc482826522"/>
      <w:bookmarkStart w:id="15" w:name="_Toc482890125"/>
      <w:bookmarkStart w:id="16" w:name="_Toc482901076"/>
      <w:bookmarkStart w:id="17" w:name="_Toc482957067"/>
      <w:bookmarkStart w:id="18" w:name="_Toc483583857"/>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022A20">
        <w:rPr>
          <w:rFonts w:ascii="Times New Roman" w:hAnsi="Times New Roman" w:cs="Times New Roman"/>
        </w:rPr>
        <w:t>Tianguis es una aplicación web diseñada para facilitar la compra-venta de productos de segunda mano y facilitar la comunicación de vendedor y comprador. La aplicación Tianguis es una respuesta a la creciente aceptación de la reutilización de objetos debido la preocupación cada vez más implantada en nuestra sociedad sobre el medio ambiente y el futuro de este. La aplicación web facilita a los vendedores publicar anuncios de sus productos usados y a su vez permite a los compradores mediante un buscador realizar la compra de estos. Una de las ventajas para los compradores es que pueden adquirir productos a precios más asequibles y los vendedores obtener beneficios de cosas que no tenga uso para ellos. La ventaja de Tianguis es que se puede realizar la comunicación sin intermediarios por lo que los beneficios para nuestros usuarios son magnificados.</w:t>
      </w:r>
    </w:p>
    <w:p w:rsidR="00E3276E" w:rsidRDefault="00E3276E" w:rsidP="00E3276E">
      <w:pPr>
        <w:pStyle w:val="Cuerpo"/>
        <w:spacing w:line="240" w:lineRule="auto"/>
        <w:jc w:val="both"/>
        <w:rPr>
          <w:rFonts w:ascii="Times New Roman" w:hAnsi="Times New Roman" w:cs="Times New Roman"/>
        </w:rPr>
      </w:pPr>
      <w:r>
        <w:rPr>
          <w:rFonts w:ascii="Times New Roman" w:hAnsi="Times New Roman" w:cs="Times New Roman"/>
        </w:rPr>
        <w:t xml:space="preserve">La aplicación tianguis tendrá estas </w:t>
      </w:r>
      <w:r w:rsidR="00B04503">
        <w:rPr>
          <w:rFonts w:ascii="Times New Roman" w:hAnsi="Times New Roman" w:cs="Times New Roman"/>
        </w:rPr>
        <w:t>funcionalidades:</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Alta de usuario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Publicar anuncio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Alta de articulo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Alta de categoría de articulo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Seleccionar tipo venta (presencial, distancia)</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Comprar articulo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Búsqueda de articulo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Contacto con el vendedor (negociación de compra)</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Gestionar compra (entrega del producto, presencial o distancia)</w:t>
      </w:r>
    </w:p>
    <w:p w:rsidR="004B457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Reseña vendedor</w:t>
      </w: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9414D9" w:rsidRPr="004B4579" w:rsidRDefault="004B4579" w:rsidP="004B4579">
      <w:pPr>
        <w:tabs>
          <w:tab w:val="center" w:pos="5387"/>
        </w:tabs>
        <w:rPr>
          <w:lang w:val="es-ES_tradnl"/>
        </w:rPr>
      </w:pPr>
      <w:r>
        <w:rPr>
          <w:rFonts w:asciiTheme="majorHAnsi" w:eastAsiaTheme="majorEastAsia" w:hAnsiTheme="majorHAnsi" w:cstheme="majorBidi"/>
          <w:sz w:val="28"/>
          <w:szCs w:val="28"/>
          <w:lang w:val="es-ES_tradnl"/>
        </w:rPr>
        <w:tab/>
      </w:r>
    </w:p>
    <w:p w:rsidR="00DD0F75" w:rsidRDefault="002843C0" w:rsidP="00515C14">
      <w:pPr>
        <w:pStyle w:val="Ttulo1"/>
        <w:numPr>
          <w:ilvl w:val="0"/>
          <w:numId w:val="2"/>
        </w:numPr>
        <w:spacing w:line="240" w:lineRule="auto"/>
        <w:jc w:val="both"/>
      </w:pPr>
      <w:bookmarkStart w:id="19" w:name="_Toc180078752"/>
      <w:r>
        <w:lastRenderedPageBreak/>
        <w:t>JUSTIFICACION</w:t>
      </w:r>
      <w:bookmarkEnd w:id="19"/>
    </w:p>
    <w:p w:rsidR="006E7F1F" w:rsidRPr="00022A20" w:rsidRDefault="006E7F1F" w:rsidP="002A621D">
      <w:pPr>
        <w:pStyle w:val="Cuerpo2"/>
        <w:jc w:val="both"/>
        <w:rPr>
          <w:rFonts w:ascii="Times New Roman" w:hAnsi="Times New Roman" w:cs="Times New Roman"/>
          <w:sz w:val="24"/>
          <w:szCs w:val="24"/>
        </w:rPr>
      </w:pPr>
      <w:r w:rsidRPr="00022A20">
        <w:rPr>
          <w:rFonts w:ascii="Times New Roman" w:hAnsi="Times New Roman" w:cs="Times New Roman"/>
          <w:sz w:val="24"/>
          <w:szCs w:val="24"/>
        </w:rPr>
        <w:t xml:space="preserve">En los últimos años hemos experimentado un creciente aumento en cuanto a la consciencia a la protección al medio ambiente. La reutilización de productos es una de las acciones que pueden ayudar a mejorar la producción de deshechos y Tianguis ofrece una plataforma para poder realizar esta acción. No solo la consciencia al medio ambiente importara a los usuarios ya que individualmente recibirán un beneficio económico, ya sea por la venta o por el ahorro en la compra. El mercado de los productos de segunda mano ha aumentado ampliamente los últimos años no solo por la consciencia ambiental si no por el deseo de personas de encontrar productos perfectamente funcionales a un precio más bajo. Una plataforma online facilita de la mejor manera la realización de estos intercambios sin tener que realizar un esfuerzo grande de desplazamiento o búsqueda. </w:t>
      </w:r>
    </w:p>
    <w:p w:rsidR="006E7F1F" w:rsidRPr="00022A20" w:rsidRDefault="006E7F1F" w:rsidP="002A621D">
      <w:pPr>
        <w:pStyle w:val="Cuerpo2"/>
        <w:jc w:val="both"/>
        <w:rPr>
          <w:rFonts w:ascii="Times New Roman" w:hAnsi="Times New Roman" w:cs="Times New Roman"/>
          <w:sz w:val="24"/>
          <w:szCs w:val="24"/>
        </w:rPr>
      </w:pPr>
      <w:r w:rsidRPr="00022A20">
        <w:rPr>
          <w:rFonts w:ascii="Times New Roman" w:hAnsi="Times New Roman" w:cs="Times New Roman"/>
          <w:sz w:val="24"/>
          <w:szCs w:val="24"/>
        </w:rPr>
        <w:t xml:space="preserve">Por último y no menos importante el desarrollo de una aplicación de este estilo ayuda al crecimiento profesional en el contexto de la formación de desarrollo de aplicaciones web. </w:t>
      </w:r>
    </w:p>
    <w:p w:rsidR="004B4579" w:rsidRDefault="004B4579">
      <w:pPr>
        <w:rPr>
          <w:rFonts w:asciiTheme="majorHAnsi" w:eastAsiaTheme="majorEastAsia" w:hAnsiTheme="majorHAnsi" w:cstheme="majorBidi"/>
          <w:color w:val="00000A"/>
          <w:spacing w:val="-10"/>
          <w:sz w:val="56"/>
          <w:szCs w:val="56"/>
        </w:rPr>
      </w:pPr>
    </w:p>
    <w:p w:rsidR="004B4579" w:rsidRPr="004B4579" w:rsidRDefault="004B4579" w:rsidP="004B4579">
      <w:pPr>
        <w:rPr>
          <w:rFonts w:asciiTheme="majorHAnsi" w:eastAsiaTheme="majorEastAsia" w:hAnsiTheme="majorHAnsi" w:cstheme="majorBidi"/>
          <w:sz w:val="56"/>
          <w:szCs w:val="56"/>
        </w:rPr>
      </w:pPr>
    </w:p>
    <w:p w:rsidR="004B4579" w:rsidRPr="004B4579" w:rsidRDefault="004B4579" w:rsidP="004B4579">
      <w:pPr>
        <w:rPr>
          <w:rFonts w:asciiTheme="majorHAnsi" w:eastAsiaTheme="majorEastAsia" w:hAnsiTheme="majorHAnsi" w:cstheme="majorBidi"/>
          <w:sz w:val="56"/>
          <w:szCs w:val="56"/>
        </w:rPr>
      </w:pPr>
    </w:p>
    <w:p w:rsidR="004B4579" w:rsidRPr="004B4579" w:rsidRDefault="004B4579" w:rsidP="004B4579">
      <w:pPr>
        <w:rPr>
          <w:rFonts w:asciiTheme="majorHAnsi" w:eastAsiaTheme="majorEastAsia" w:hAnsiTheme="majorHAnsi" w:cstheme="majorBidi"/>
          <w:sz w:val="56"/>
          <w:szCs w:val="56"/>
        </w:rPr>
      </w:pPr>
    </w:p>
    <w:p w:rsidR="004B4579" w:rsidRPr="004B4579" w:rsidRDefault="004B4579" w:rsidP="004B4579">
      <w:pPr>
        <w:rPr>
          <w:rFonts w:asciiTheme="majorHAnsi" w:eastAsiaTheme="majorEastAsia" w:hAnsiTheme="majorHAnsi" w:cstheme="majorBidi"/>
          <w:sz w:val="56"/>
          <w:szCs w:val="56"/>
        </w:rPr>
      </w:pPr>
    </w:p>
    <w:p w:rsidR="004B4579" w:rsidRPr="004B4579" w:rsidRDefault="004B4579" w:rsidP="004B4579">
      <w:pPr>
        <w:rPr>
          <w:rFonts w:asciiTheme="majorHAnsi" w:eastAsiaTheme="majorEastAsia" w:hAnsiTheme="majorHAnsi" w:cstheme="majorBidi"/>
          <w:sz w:val="56"/>
          <w:szCs w:val="56"/>
        </w:rPr>
      </w:pPr>
    </w:p>
    <w:p w:rsidR="004B4579" w:rsidRPr="004B4579" w:rsidRDefault="004B4579" w:rsidP="004B4579">
      <w:pPr>
        <w:rPr>
          <w:rFonts w:asciiTheme="majorHAnsi" w:eastAsiaTheme="majorEastAsia" w:hAnsiTheme="majorHAnsi" w:cstheme="majorBidi"/>
          <w:sz w:val="56"/>
          <w:szCs w:val="56"/>
        </w:rPr>
      </w:pPr>
    </w:p>
    <w:p w:rsidR="00DD0F75" w:rsidRPr="004B4579" w:rsidRDefault="00DD0F75" w:rsidP="004B4579">
      <w:pPr>
        <w:jc w:val="center"/>
        <w:rPr>
          <w:rFonts w:asciiTheme="majorHAnsi" w:eastAsiaTheme="majorEastAsia" w:hAnsiTheme="majorHAnsi" w:cstheme="majorBidi"/>
          <w:sz w:val="56"/>
          <w:szCs w:val="56"/>
        </w:rPr>
      </w:pPr>
    </w:p>
    <w:p w:rsidR="00DD0F75" w:rsidRDefault="00E9269D">
      <w:pPr>
        <w:pStyle w:val="Ttulo1"/>
        <w:numPr>
          <w:ilvl w:val="0"/>
          <w:numId w:val="2"/>
        </w:numPr>
      </w:pPr>
      <w:bookmarkStart w:id="20" w:name="_FASE_DE_ANÁLISIS"/>
      <w:bookmarkEnd w:id="20"/>
      <w:r>
        <w:lastRenderedPageBreak/>
        <w:t xml:space="preserve">OBJETIVOS - </w:t>
      </w:r>
      <w:r w:rsidR="009A5207">
        <w:t>FASE DE ANÁLISIS</w:t>
      </w:r>
    </w:p>
    <w:p w:rsidR="00473523" w:rsidRDefault="00473523" w:rsidP="006E7F1F">
      <w:pPr>
        <w:pStyle w:val="Cuerpo2"/>
        <w:rPr>
          <w:rFonts w:ascii="Times New Roman" w:hAnsi="Times New Roman" w:cs="Times New Roman"/>
          <w:sz w:val="24"/>
          <w:szCs w:val="24"/>
        </w:rPr>
      </w:pPr>
      <w:r>
        <w:rPr>
          <w:rFonts w:ascii="Times New Roman" w:hAnsi="Times New Roman" w:cs="Times New Roman"/>
          <w:sz w:val="24"/>
          <w:szCs w:val="24"/>
        </w:rPr>
        <w:t>Los requisitos funcionales para la creación de la aplicación web tianguis son</w:t>
      </w:r>
      <w:r w:rsidR="00B74537">
        <w:rPr>
          <w:rFonts w:ascii="Times New Roman" w:hAnsi="Times New Roman" w:cs="Times New Roman"/>
          <w:sz w:val="24"/>
          <w:szCs w:val="24"/>
        </w:rPr>
        <w:t xml:space="preserve"> los siguientes:</w:t>
      </w:r>
    </w:p>
    <w:p w:rsidR="006E7F1F" w:rsidRDefault="006E7F1F" w:rsidP="006E7F1F">
      <w:pPr>
        <w:pStyle w:val="Cuerpo2"/>
        <w:rPr>
          <w:rFonts w:ascii="Times New Roman" w:hAnsi="Times New Roman" w:cs="Times New Roman"/>
          <w:sz w:val="24"/>
          <w:szCs w:val="24"/>
        </w:rPr>
      </w:pPr>
    </w:p>
    <w:p w:rsidR="00113448" w:rsidRDefault="006E7F1F" w:rsidP="00113448">
      <w:pPr>
        <w:pStyle w:val="Predeterminado"/>
        <w:numPr>
          <w:ilvl w:val="0"/>
          <w:numId w:val="4"/>
        </w:numPr>
        <w:spacing w:before="0" w:after="281" w:line="240" w:lineRule="auto"/>
        <w:rPr>
          <w:rFonts w:ascii="Times New Roman" w:hAnsi="Times New Roman" w:cs="Times New Roman"/>
          <w:b/>
          <w:bCs/>
          <w:lang w:val="es-ES_tradnl"/>
        </w:rPr>
      </w:pPr>
      <w:r w:rsidRPr="00022A20">
        <w:rPr>
          <w:rFonts w:ascii="Times New Roman" w:hAnsi="Times New Roman" w:cs="Times New Roman"/>
          <w:b/>
          <w:bCs/>
          <w:lang w:val="es-ES_tradnl"/>
        </w:rPr>
        <w:t>Registro y Acceso de Usuarios</w:t>
      </w:r>
    </w:p>
    <w:p w:rsidR="00113448" w:rsidRDefault="00113448" w:rsidP="00113448">
      <w:pPr>
        <w:pStyle w:val="Predeterminado"/>
        <w:spacing w:before="0" w:after="240" w:line="240" w:lineRule="auto"/>
        <w:ind w:left="708"/>
        <w:rPr>
          <w:rFonts w:ascii="Times New Roman" w:hAnsi="Times New Roman" w:cs="Times New Roman"/>
          <w:lang w:val="es-ES_tradnl"/>
        </w:rPr>
      </w:pPr>
      <w:r w:rsidRPr="00022A20">
        <w:rPr>
          <w:rFonts w:ascii="Times New Roman" w:hAnsi="Times New Roman" w:cs="Times New Roman"/>
          <w:lang w:val="es-ES_tradnl"/>
        </w:rPr>
        <w:t>La plataforma Tianguis permite a los usuarios registrarse y acceder a sus perfiles de manera sencilla.</w:t>
      </w:r>
    </w:p>
    <w:p w:rsidR="00113448" w:rsidRDefault="00113448" w:rsidP="00113448">
      <w:pPr>
        <w:pStyle w:val="Predeterminado"/>
        <w:numPr>
          <w:ilvl w:val="0"/>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Registrar usuario nuevo: El usuario puede registrarse en Tianguis proporcionando un correo electrónico válido y una contraseña. Estos datos serán verificados tanto en cliente como en servidor.</w:t>
      </w:r>
      <w:r>
        <w:rPr>
          <w:rFonts w:ascii="Times New Roman" w:eastAsia="Times Roman" w:hAnsi="Times New Roman" w:cs="Times New Roman"/>
        </w:rPr>
        <w:t xml:space="preserve"> Los pasos incluyen completar un formulario que solicita: </w:t>
      </w:r>
    </w:p>
    <w:p w:rsidR="00113448" w:rsidRP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Nick (único).</w:t>
      </w:r>
    </w:p>
    <w:p w:rsidR="00113448" w:rsidRP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Nombre real.</w:t>
      </w:r>
    </w:p>
    <w:p w:rsidR="00113448" w:rsidRP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Fecha de nacimiento.</w:t>
      </w:r>
    </w:p>
    <w:p w:rsidR="00113448" w:rsidRP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Confirmar correo electrónico.</w:t>
      </w:r>
    </w:p>
    <w:p w:rsidR="00113448" w:rsidRP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Dirección de envío.</w:t>
      </w:r>
    </w:p>
    <w:p w:rsid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Número de teléfono.</w:t>
      </w:r>
    </w:p>
    <w:p w:rsidR="00113448" w:rsidRDefault="00113448" w:rsidP="00113448">
      <w:pPr>
        <w:pStyle w:val="Predeterminado"/>
        <w:spacing w:before="0" w:after="240" w:line="240" w:lineRule="auto"/>
        <w:ind w:left="1416"/>
        <w:rPr>
          <w:rFonts w:ascii="Times New Roman" w:eastAsia="Times Roman" w:hAnsi="Times New Roman" w:cs="Times New Roman"/>
        </w:rPr>
      </w:pPr>
      <w:r w:rsidRPr="00113448">
        <w:rPr>
          <w:rFonts w:ascii="Times New Roman" w:eastAsia="Times Roman" w:hAnsi="Times New Roman" w:cs="Times New Roman"/>
        </w:rPr>
        <w:t>También se le asignará automáticamente un código único a cada usuario, y podrá editar estos datos en cualquier momento desde su perfil. Existe la opción de registro con Google para facilitar el proceso.</w:t>
      </w:r>
    </w:p>
    <w:p w:rsidR="00113448" w:rsidRDefault="00113448" w:rsidP="00113448">
      <w:pPr>
        <w:pStyle w:val="Predeterminado"/>
        <w:numPr>
          <w:ilvl w:val="0"/>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Acceso con usuario existente: Los usuarios ya registrados podrán acceder a su perfil utilizando su correo electrónico y contraseña. La aplicación validará estos datos en la base de datos. Si los datos son correctos, el usuario podrá acceder a su perfil; de lo contrario, se mostrará un mensaje de error.</w:t>
      </w:r>
    </w:p>
    <w:p w:rsidR="00113448" w:rsidRDefault="00113448" w:rsidP="00113448">
      <w:pPr>
        <w:pStyle w:val="Predeterminado"/>
        <w:spacing w:before="0" w:after="281" w:line="240" w:lineRule="auto"/>
        <w:ind w:left="1068"/>
        <w:rPr>
          <w:rFonts w:ascii="Times New Roman" w:hAnsi="Times New Roman" w:cs="Times New Roman"/>
          <w:b/>
          <w:bCs/>
          <w:lang w:val="es-ES_tradnl"/>
        </w:rPr>
      </w:pPr>
    </w:p>
    <w:p w:rsidR="00113448" w:rsidRDefault="00113448" w:rsidP="00113448">
      <w:pPr>
        <w:pStyle w:val="Predeterminado"/>
        <w:numPr>
          <w:ilvl w:val="0"/>
          <w:numId w:val="4"/>
        </w:numPr>
        <w:spacing w:before="0" w:after="281" w:line="240" w:lineRule="auto"/>
        <w:rPr>
          <w:rFonts w:ascii="Times New Roman" w:hAnsi="Times New Roman" w:cs="Times New Roman"/>
          <w:b/>
          <w:bCs/>
          <w:lang w:val="es-ES_tradnl"/>
        </w:rPr>
      </w:pPr>
      <w:r>
        <w:rPr>
          <w:rFonts w:ascii="Times New Roman" w:hAnsi="Times New Roman" w:cs="Times New Roman"/>
          <w:b/>
          <w:bCs/>
          <w:lang w:val="es-ES_tradnl"/>
        </w:rPr>
        <w:t>Perfil de usuario</w:t>
      </w:r>
    </w:p>
    <w:p w:rsidR="00113448" w:rsidRDefault="00113448" w:rsidP="00113448">
      <w:pPr>
        <w:pStyle w:val="Predeterminado"/>
        <w:spacing w:before="0" w:after="281" w:line="240" w:lineRule="auto"/>
        <w:ind w:left="1068"/>
        <w:rPr>
          <w:rFonts w:ascii="Times New Roman" w:hAnsi="Times New Roman" w:cs="Times New Roman"/>
          <w:bCs/>
          <w:lang w:val="es-ES_tradnl"/>
        </w:rPr>
      </w:pPr>
      <w:r w:rsidRPr="00113448">
        <w:rPr>
          <w:rFonts w:ascii="Times New Roman" w:hAnsi="Times New Roman" w:cs="Times New Roman"/>
          <w:bCs/>
          <w:lang w:val="es-ES_tradnl"/>
        </w:rPr>
        <w:t>Una vez registrado o autenticado, el usuario podrá acceder a su perfil en donde podrá realizar las siguientes acciones principales:</w:t>
      </w:r>
    </w:p>
    <w:p w:rsidR="00113448" w:rsidRDefault="00113448" w:rsidP="00113448">
      <w:pPr>
        <w:pStyle w:val="Predeterminado"/>
        <w:numPr>
          <w:ilvl w:val="0"/>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t>Opciones de navegación principales: El usuario verá las opciones más destacadas en su perfil:</w:t>
      </w:r>
    </w:p>
    <w:p w:rsidR="00113448" w:rsidRPr="00113448" w:rsidRDefault="00113448" w:rsidP="00113448">
      <w:pPr>
        <w:pStyle w:val="Predeterminado"/>
        <w:numPr>
          <w:ilvl w:val="1"/>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t>Comprar: Acceso al buscador de productos.</w:t>
      </w:r>
    </w:p>
    <w:p w:rsidR="00113448" w:rsidRPr="00113448" w:rsidRDefault="00113448" w:rsidP="00113448">
      <w:pPr>
        <w:pStyle w:val="Predeterminado"/>
        <w:numPr>
          <w:ilvl w:val="1"/>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t>Vender: Publicación de nuevos productos.</w:t>
      </w:r>
    </w:p>
    <w:p w:rsidR="00113448" w:rsidRPr="00113448" w:rsidRDefault="00113448" w:rsidP="00113448">
      <w:pPr>
        <w:pStyle w:val="Predeterminado"/>
        <w:numPr>
          <w:ilvl w:val="1"/>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lastRenderedPageBreak/>
        <w:t>Pedidos realizados: Resumen de las compras realizadas.</w:t>
      </w:r>
    </w:p>
    <w:p w:rsidR="00113448" w:rsidRDefault="00113448" w:rsidP="00113448">
      <w:pPr>
        <w:pStyle w:val="Predeterminado"/>
        <w:numPr>
          <w:ilvl w:val="1"/>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t>Productos en venta: Productos que el usuario ha puesto a la venta.</w:t>
      </w:r>
    </w:p>
    <w:p w:rsidR="00113448" w:rsidRPr="00113448" w:rsidRDefault="00113448" w:rsidP="00113448">
      <w:pPr>
        <w:pStyle w:val="Predeterminado"/>
        <w:numPr>
          <w:ilvl w:val="0"/>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t>Configuración del perfil: El usuario podrá acceder a la configuración para modificar su información personal o eliminar su cuenta. Esto se realiza a través de un CRUD con la base de datos, lo que permite la modificación o eliminación de los datos del usuario.</w:t>
      </w:r>
    </w:p>
    <w:p w:rsidR="00113448" w:rsidRDefault="00113448" w:rsidP="00113448">
      <w:pPr>
        <w:pStyle w:val="Predeterminado"/>
        <w:numPr>
          <w:ilvl w:val="0"/>
          <w:numId w:val="4"/>
        </w:numPr>
        <w:spacing w:before="0" w:after="281" w:line="240" w:lineRule="auto"/>
        <w:rPr>
          <w:rFonts w:ascii="Times New Roman" w:hAnsi="Times New Roman" w:cs="Times New Roman"/>
          <w:b/>
          <w:bCs/>
          <w:lang w:val="es-ES_tradnl"/>
        </w:rPr>
      </w:pPr>
      <w:r>
        <w:rPr>
          <w:rFonts w:ascii="Times New Roman" w:hAnsi="Times New Roman" w:cs="Times New Roman"/>
          <w:b/>
          <w:bCs/>
          <w:lang w:val="es-ES_tradnl"/>
        </w:rPr>
        <w:t>Venta de artículos</w:t>
      </w:r>
    </w:p>
    <w:p w:rsidR="00113448" w:rsidRDefault="00113448" w:rsidP="00113448">
      <w:pPr>
        <w:pStyle w:val="Predeterminado"/>
        <w:spacing w:before="0" w:after="281" w:line="240" w:lineRule="auto"/>
        <w:ind w:left="1068"/>
        <w:rPr>
          <w:rFonts w:ascii="Times New Roman" w:hAnsi="Times New Roman" w:cs="Times New Roman"/>
          <w:bCs/>
          <w:lang w:val="es-ES_tradnl"/>
        </w:rPr>
      </w:pPr>
      <w:r w:rsidRPr="00113448">
        <w:rPr>
          <w:rFonts w:ascii="Times New Roman" w:hAnsi="Times New Roman" w:cs="Times New Roman"/>
          <w:bCs/>
          <w:lang w:val="es-ES_tradnl"/>
        </w:rPr>
        <w:t>El proceso de venta en Tianguis está diseñado para ser sencillo e intuitivo. A continuación se detallan los pasos para vender un artículo:</w:t>
      </w:r>
    </w:p>
    <w:p w:rsidR="00113448" w:rsidRDefault="00021C72" w:rsidP="00021C72">
      <w:pPr>
        <w:pStyle w:val="Predeterminado"/>
        <w:numPr>
          <w:ilvl w:val="1"/>
          <w:numId w:val="4"/>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Publicación de un anuncio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Acceder a la sección de ventas: Desde el perfil del usuario, se debe hacer clic en el botón "Vender", lo que abrirá un formulario para crear un nuevo anuncio.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Completar la información del anuncio:</w:t>
      </w:r>
    </w:p>
    <w:p w:rsid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Nombre del producto: Un título claro y descriptivo.</w:t>
      </w:r>
    </w:p>
    <w:p w:rsidR="00A30E7C" w:rsidRPr="00021C72" w:rsidRDefault="00A30E7C" w:rsidP="00021C72">
      <w:pPr>
        <w:pStyle w:val="Predeterminado"/>
        <w:numPr>
          <w:ilvl w:val="0"/>
          <w:numId w:val="7"/>
        </w:numPr>
        <w:spacing w:before="0" w:after="281" w:line="240" w:lineRule="auto"/>
        <w:rPr>
          <w:rFonts w:ascii="Times New Roman" w:hAnsi="Times New Roman" w:cs="Times New Roman"/>
          <w:bCs/>
          <w:lang w:val="es-ES_tradnl"/>
        </w:rPr>
      </w:pPr>
      <w:r>
        <w:rPr>
          <w:rFonts w:ascii="Times New Roman" w:hAnsi="Times New Roman" w:cs="Times New Roman"/>
          <w:bCs/>
          <w:lang w:val="es-ES_tradnl"/>
        </w:rPr>
        <w:t>Categoría del artículo: de una lista de opciones se elegirá a cuál de estas pertenece. Es una manera de facilitar búsqueda de artículos</w:t>
      </w:r>
      <w:r w:rsidR="00FD44DF">
        <w:rPr>
          <w:rFonts w:ascii="Times New Roman" w:hAnsi="Times New Roman" w:cs="Times New Roman"/>
          <w:bCs/>
          <w:lang w:val="es-ES_tradnl"/>
        </w:rPr>
        <w:t>. Las opciones son Moda, Tecnología y Hogar.</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Características: Breve descripción del artículo.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Estado de conservación: Seleccionable desde un menú desplegable (Nuevo, Poco usado, Desgastado, etc.).</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Precio: Un valor numérico.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Imagen: Se permite cargar imágenes del producto.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La fecha de registro se generará automáticamente y el anuncio quedará vinculado al código único del usuario.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Consejos para vender más rápido:</w:t>
      </w:r>
    </w:p>
    <w:p w:rsidR="00021C72" w:rsidRPr="00021C72" w:rsidRDefault="00021C72" w:rsidP="00A30E7C">
      <w:pPr>
        <w:pStyle w:val="Predeterminado"/>
        <w:numPr>
          <w:ilvl w:val="1"/>
          <w:numId w:val="24"/>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Utilizar fotos reales y en alta calidad.</w:t>
      </w:r>
    </w:p>
    <w:p w:rsidR="00021C72" w:rsidRPr="00021C72" w:rsidRDefault="00021C72" w:rsidP="00A30E7C">
      <w:pPr>
        <w:pStyle w:val="Predeterminado"/>
        <w:numPr>
          <w:ilvl w:val="1"/>
          <w:numId w:val="24"/>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Ofrecer una descripción precisa y sincera del artículo, incluyendo detalles sobre su estado.</w:t>
      </w:r>
    </w:p>
    <w:p w:rsidR="00021C72" w:rsidRPr="00113448" w:rsidRDefault="00021C72" w:rsidP="00A30E7C">
      <w:pPr>
        <w:pStyle w:val="Predeterminado"/>
        <w:numPr>
          <w:ilvl w:val="1"/>
          <w:numId w:val="24"/>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Comparar precios de productos similares antes de fijar un precio.</w:t>
      </w:r>
    </w:p>
    <w:p w:rsidR="00021C72" w:rsidRDefault="00021C72" w:rsidP="00021C72">
      <w:pPr>
        <w:pStyle w:val="Predeterminado"/>
        <w:spacing w:before="0" w:after="281" w:line="240" w:lineRule="auto"/>
        <w:ind w:left="2508"/>
        <w:rPr>
          <w:rFonts w:ascii="Times New Roman" w:hAnsi="Times New Roman" w:cs="Times New Roman"/>
          <w:bCs/>
          <w:lang w:val="es-ES_tradnl"/>
        </w:rPr>
      </w:pPr>
    </w:p>
    <w:p w:rsidR="00021C72" w:rsidRDefault="00021C72" w:rsidP="00021C72">
      <w:pPr>
        <w:pStyle w:val="Predeterminado"/>
        <w:numPr>
          <w:ilvl w:val="1"/>
          <w:numId w:val="4"/>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Modificación de Anuncios</w:t>
      </w:r>
      <w:r>
        <w:rPr>
          <w:rFonts w:ascii="Times New Roman" w:hAnsi="Times New Roman" w:cs="Times New Roman"/>
          <w:bCs/>
          <w:lang w:val="es-ES_tradnl"/>
        </w:rPr>
        <w:t xml:space="preserve">. </w:t>
      </w:r>
      <w:r w:rsidRPr="00021C72">
        <w:rPr>
          <w:rFonts w:ascii="Times New Roman" w:hAnsi="Times New Roman" w:cs="Times New Roman"/>
          <w:bCs/>
          <w:lang w:val="es-ES_tradnl"/>
        </w:rPr>
        <w:t xml:space="preserve">Los usuarios pueden modificar o eliminar sus anuncios </w:t>
      </w:r>
      <w:r>
        <w:rPr>
          <w:rFonts w:ascii="Times New Roman" w:hAnsi="Times New Roman" w:cs="Times New Roman"/>
          <w:bCs/>
          <w:lang w:val="es-ES_tradnl"/>
        </w:rPr>
        <w:t>en cualquier momento. Para ello:</w:t>
      </w:r>
    </w:p>
    <w:p w:rsidR="00021C72" w:rsidRDefault="00021C72" w:rsidP="00021C72">
      <w:pPr>
        <w:pStyle w:val="Predeterminado"/>
        <w:numPr>
          <w:ilvl w:val="0"/>
          <w:numId w:val="8"/>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Desde el perfil, en la pestaña de "Productos en venta", el usuario puede ver todos los artículos publicados.</w:t>
      </w:r>
    </w:p>
    <w:p w:rsidR="00021C72" w:rsidRDefault="00021C72" w:rsidP="00021C72">
      <w:pPr>
        <w:pStyle w:val="Predeterminado"/>
        <w:numPr>
          <w:ilvl w:val="0"/>
          <w:numId w:val="8"/>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Cada anuncio tendrá un botón de "Modificar" que estará disponible una vez que el anuncio haya sido aprobado tras la revisión inicial.</w:t>
      </w:r>
    </w:p>
    <w:p w:rsidR="00113448" w:rsidRDefault="00021C72" w:rsidP="00113448">
      <w:pPr>
        <w:pStyle w:val="Predeterminado"/>
        <w:numPr>
          <w:ilvl w:val="0"/>
          <w:numId w:val="4"/>
        </w:numPr>
        <w:spacing w:before="0" w:after="281" w:line="240" w:lineRule="auto"/>
        <w:rPr>
          <w:rFonts w:ascii="Times New Roman" w:hAnsi="Times New Roman" w:cs="Times New Roman"/>
          <w:b/>
          <w:bCs/>
          <w:lang w:val="es-ES_tradnl"/>
        </w:rPr>
      </w:pPr>
      <w:r>
        <w:rPr>
          <w:rFonts w:ascii="Times New Roman" w:hAnsi="Times New Roman" w:cs="Times New Roman"/>
          <w:b/>
          <w:bCs/>
          <w:lang w:val="es-ES_tradnl"/>
        </w:rPr>
        <w:t>Compra de artículos</w:t>
      </w:r>
    </w:p>
    <w:p w:rsidR="00021C72" w:rsidRDefault="00021C72" w:rsidP="00021C72">
      <w:pPr>
        <w:pStyle w:val="Predeterminado"/>
        <w:spacing w:before="0" w:after="281" w:line="240" w:lineRule="auto"/>
        <w:ind w:left="1068"/>
        <w:rPr>
          <w:rFonts w:ascii="Times New Roman" w:hAnsi="Times New Roman" w:cs="Times New Roman"/>
          <w:b/>
          <w:bCs/>
          <w:lang w:val="es-ES_tradnl"/>
        </w:rPr>
      </w:pPr>
      <w:r w:rsidRPr="00021C72">
        <w:rPr>
          <w:rFonts w:ascii="Times New Roman" w:hAnsi="Times New Roman" w:cs="Times New Roman"/>
          <w:bCs/>
          <w:lang w:val="es-ES_tradnl"/>
        </w:rPr>
        <w:t>La compra en Tianguis es un proceso fácil y rápido. Los usuarios pueden buscar productos, contactar con los vendedores y realizar compras de manera presencial o a distancia</w:t>
      </w:r>
      <w:r w:rsidRPr="00021C72">
        <w:rPr>
          <w:rFonts w:ascii="Times New Roman" w:hAnsi="Times New Roman" w:cs="Times New Roman"/>
          <w:b/>
          <w:bCs/>
          <w:lang w:val="es-ES_tradnl"/>
        </w:rPr>
        <w:t>.</w:t>
      </w:r>
    </w:p>
    <w:p w:rsidR="00021C72" w:rsidRPr="00A30E7C" w:rsidRDefault="00021C72" w:rsidP="00021C72">
      <w:pPr>
        <w:pStyle w:val="Predeterminado"/>
        <w:numPr>
          <w:ilvl w:val="1"/>
          <w:numId w:val="4"/>
        </w:numPr>
        <w:spacing w:before="0" w:after="281" w:line="240" w:lineRule="auto"/>
        <w:rPr>
          <w:rFonts w:ascii="Times New Roman" w:hAnsi="Times New Roman" w:cs="Times New Roman"/>
          <w:b/>
          <w:bCs/>
          <w:lang w:val="es-ES_tradnl"/>
        </w:rPr>
      </w:pPr>
      <w:r>
        <w:rPr>
          <w:rFonts w:ascii="Times New Roman" w:hAnsi="Times New Roman" w:cs="Times New Roman"/>
          <w:bCs/>
          <w:lang w:val="es-ES_tradnl"/>
        </w:rPr>
        <w:t xml:space="preserve">Buscador de artículos: </w:t>
      </w:r>
      <w:r w:rsidRPr="00021C72">
        <w:rPr>
          <w:rFonts w:ascii="Times New Roman" w:hAnsi="Times New Roman" w:cs="Times New Roman"/>
          <w:bCs/>
          <w:lang w:val="es-ES_tradnl"/>
        </w:rPr>
        <w:t>Tianguis incluye un buscador global que permite a los usuarios buscar productos por nombre. Los resultados aparecerán en una lista que muestra los productos disponibles junto con su precio y la opción de comprar directamente.</w:t>
      </w:r>
    </w:p>
    <w:p w:rsidR="00A30E7C" w:rsidRPr="00021C72" w:rsidRDefault="00A30E7C" w:rsidP="00021C72">
      <w:pPr>
        <w:pStyle w:val="Predeterminado"/>
        <w:numPr>
          <w:ilvl w:val="1"/>
          <w:numId w:val="4"/>
        </w:numPr>
        <w:spacing w:before="0" w:after="281" w:line="240" w:lineRule="auto"/>
        <w:rPr>
          <w:rFonts w:ascii="Times New Roman" w:hAnsi="Times New Roman" w:cs="Times New Roman"/>
          <w:b/>
          <w:bCs/>
          <w:lang w:val="es-ES_tradnl"/>
        </w:rPr>
      </w:pPr>
      <w:r>
        <w:rPr>
          <w:rFonts w:ascii="Times New Roman" w:hAnsi="Times New Roman" w:cs="Times New Roman"/>
          <w:bCs/>
          <w:lang w:val="es-ES_tradnl"/>
        </w:rPr>
        <w:t>Elección de categoría: en vez de usar el buscador se puede seleccionar la categoría deseada y se mostrará un listado de los productos guardados en ésta.</w:t>
      </w:r>
    </w:p>
    <w:p w:rsidR="00021C72" w:rsidRPr="00021C72" w:rsidRDefault="00021C72" w:rsidP="00021C72">
      <w:pPr>
        <w:pStyle w:val="Predeterminado"/>
        <w:numPr>
          <w:ilvl w:val="1"/>
          <w:numId w:val="4"/>
        </w:numPr>
        <w:spacing w:before="0" w:after="281" w:line="240" w:lineRule="auto"/>
        <w:rPr>
          <w:rFonts w:ascii="Times New Roman" w:hAnsi="Times New Roman" w:cs="Times New Roman"/>
          <w:b/>
          <w:bCs/>
          <w:lang w:val="es-ES_tradnl"/>
        </w:rPr>
      </w:pPr>
      <w:r>
        <w:rPr>
          <w:rFonts w:ascii="Times New Roman" w:hAnsi="Times New Roman" w:cs="Times New Roman"/>
          <w:bCs/>
          <w:lang w:val="es-ES_tradnl"/>
        </w:rPr>
        <w:t>Opciones de compra:</w:t>
      </w:r>
    </w:p>
    <w:p w:rsidR="00021C72" w:rsidRPr="00021C72" w:rsidRDefault="00021C72" w:rsidP="00021C72">
      <w:pPr>
        <w:pStyle w:val="Predeterminado"/>
        <w:numPr>
          <w:ilvl w:val="0"/>
          <w:numId w:val="9"/>
        </w:numPr>
        <w:spacing w:before="0" w:after="281" w:line="240" w:lineRule="auto"/>
        <w:rPr>
          <w:rFonts w:ascii="Times New Roman" w:hAnsi="Times New Roman" w:cs="Times New Roman"/>
          <w:b/>
          <w:bCs/>
          <w:lang w:val="es-ES_tradnl"/>
        </w:rPr>
      </w:pPr>
      <w:r>
        <w:rPr>
          <w:rFonts w:ascii="Times New Roman" w:hAnsi="Times New Roman" w:cs="Times New Roman"/>
          <w:bCs/>
          <w:lang w:val="es-ES_tradnl"/>
        </w:rPr>
        <w:t>Compra presencial:</w:t>
      </w:r>
      <w:r w:rsidR="00A30E7C">
        <w:rPr>
          <w:rFonts w:ascii="Times New Roman" w:hAnsi="Times New Roman" w:cs="Times New Roman"/>
          <w:bCs/>
          <w:lang w:val="es-ES_tradnl"/>
        </w:rPr>
        <w:t xml:space="preserve"> Para ayudar en esta interacción disponemos de mensajería instantánea comprador – vendedor con el fin de que puedan llegar a un acuerdo.</w:t>
      </w:r>
    </w:p>
    <w:p w:rsidR="00021C72" w:rsidRPr="002843C0" w:rsidRDefault="00021C72" w:rsidP="00021C72">
      <w:pPr>
        <w:pStyle w:val="Predeterminado"/>
        <w:numPr>
          <w:ilvl w:val="0"/>
          <w:numId w:val="9"/>
        </w:numPr>
        <w:spacing w:before="0" w:after="281" w:line="240" w:lineRule="auto"/>
        <w:rPr>
          <w:rFonts w:ascii="Times New Roman" w:hAnsi="Times New Roman" w:cs="Times New Roman"/>
          <w:b/>
          <w:bCs/>
          <w:lang w:val="es-ES_tradnl"/>
        </w:rPr>
      </w:pPr>
      <w:r>
        <w:rPr>
          <w:rFonts w:ascii="Times New Roman" w:hAnsi="Times New Roman" w:cs="Times New Roman"/>
          <w:bCs/>
          <w:lang w:val="es-ES_tradnl"/>
        </w:rPr>
        <w:t>Compra a distancia:</w:t>
      </w:r>
    </w:p>
    <w:p w:rsidR="002843C0" w:rsidRDefault="002843C0" w:rsidP="002843C0">
      <w:pPr>
        <w:pStyle w:val="Predeterminado"/>
        <w:numPr>
          <w:ilvl w:val="1"/>
          <w:numId w:val="9"/>
        </w:numPr>
        <w:spacing w:before="0" w:after="281" w:line="240" w:lineRule="auto"/>
        <w:rPr>
          <w:rFonts w:ascii="Times New Roman" w:hAnsi="Times New Roman" w:cs="Times New Roman"/>
          <w:bCs/>
          <w:lang w:val="es-ES_tradnl"/>
        </w:rPr>
      </w:pPr>
      <w:r w:rsidRPr="002843C0">
        <w:rPr>
          <w:rFonts w:ascii="Times New Roman" w:hAnsi="Times New Roman" w:cs="Times New Roman"/>
          <w:bCs/>
          <w:lang w:val="es-ES_tradnl"/>
        </w:rPr>
        <w:t>Si el vendedor y comprador están en diferentes ciudades, la transacción debe realizarse a distancia.</w:t>
      </w:r>
    </w:p>
    <w:p w:rsidR="002843C0" w:rsidRPr="002843C0" w:rsidRDefault="002843C0" w:rsidP="002843C0">
      <w:pPr>
        <w:pStyle w:val="Predeterminado"/>
        <w:numPr>
          <w:ilvl w:val="1"/>
          <w:numId w:val="9"/>
        </w:numPr>
        <w:spacing w:before="0" w:after="281" w:line="240" w:lineRule="auto"/>
        <w:rPr>
          <w:rFonts w:ascii="Times New Roman" w:hAnsi="Times New Roman" w:cs="Times New Roman"/>
          <w:bCs/>
          <w:lang w:val="es-ES_tradnl"/>
        </w:rPr>
      </w:pPr>
      <w:r w:rsidRPr="002843C0">
        <w:rPr>
          <w:rFonts w:ascii="Times New Roman" w:hAnsi="Times New Roman" w:cs="Times New Roman"/>
          <w:bCs/>
          <w:lang w:val="es-ES_tradnl"/>
        </w:rPr>
        <w:t>Método recomendado: Pago contra reembolso, donde el comprador paga el producto al recibirlo, minimizando el riesgo para ambas partes.</w:t>
      </w:r>
    </w:p>
    <w:p w:rsidR="00113448" w:rsidRDefault="002843C0" w:rsidP="00113448">
      <w:pPr>
        <w:pStyle w:val="Predeterminado"/>
        <w:numPr>
          <w:ilvl w:val="0"/>
          <w:numId w:val="4"/>
        </w:numPr>
        <w:spacing w:before="0" w:after="281" w:line="240" w:lineRule="auto"/>
        <w:rPr>
          <w:rFonts w:ascii="Times New Roman" w:hAnsi="Times New Roman" w:cs="Times New Roman"/>
          <w:b/>
          <w:bCs/>
          <w:lang w:val="es-ES_tradnl"/>
        </w:rPr>
      </w:pPr>
      <w:r>
        <w:rPr>
          <w:rFonts w:ascii="Times New Roman" w:hAnsi="Times New Roman" w:cs="Times New Roman"/>
          <w:b/>
          <w:bCs/>
          <w:lang w:val="es-ES_tradnl"/>
        </w:rPr>
        <w:t>Negociación y mensajería</w:t>
      </w:r>
    </w:p>
    <w:p w:rsidR="002843C0" w:rsidRDefault="002843C0" w:rsidP="002843C0">
      <w:pPr>
        <w:pStyle w:val="Predeterminado"/>
        <w:spacing w:before="0" w:after="281" w:line="240" w:lineRule="auto"/>
        <w:ind w:left="1068"/>
        <w:rPr>
          <w:rFonts w:ascii="Times New Roman" w:hAnsi="Times New Roman" w:cs="Times New Roman"/>
          <w:bCs/>
          <w:lang w:val="es-ES_tradnl"/>
        </w:rPr>
      </w:pPr>
      <w:r w:rsidRPr="002843C0">
        <w:rPr>
          <w:rFonts w:ascii="Times New Roman" w:hAnsi="Times New Roman" w:cs="Times New Roman"/>
          <w:bCs/>
          <w:lang w:val="es-ES_tradnl"/>
        </w:rPr>
        <w:t>Tianguis también permite a los usuarios negociar el precio de los productos</w:t>
      </w:r>
      <w:r>
        <w:rPr>
          <w:rFonts w:ascii="Times New Roman" w:hAnsi="Times New Roman" w:cs="Times New Roman"/>
          <w:bCs/>
          <w:lang w:val="es-ES_tradnl"/>
        </w:rPr>
        <w:t xml:space="preserve"> a través de los precios que puede ofertar el comprador</w:t>
      </w:r>
      <w:r w:rsidRPr="002843C0">
        <w:rPr>
          <w:rFonts w:ascii="Times New Roman" w:hAnsi="Times New Roman" w:cs="Times New Roman"/>
          <w:bCs/>
          <w:lang w:val="es-ES_tradnl"/>
        </w:rPr>
        <w:t xml:space="preserve"> y comunicarse a través de un sistema de mensajería.</w:t>
      </w:r>
    </w:p>
    <w:p w:rsidR="002843C0" w:rsidRDefault="002843C0" w:rsidP="002843C0">
      <w:pPr>
        <w:pStyle w:val="Predeterminado"/>
        <w:numPr>
          <w:ilvl w:val="0"/>
          <w:numId w:val="10"/>
        </w:numPr>
        <w:spacing w:before="0" w:after="281" w:line="240" w:lineRule="auto"/>
        <w:rPr>
          <w:rFonts w:ascii="Times New Roman" w:hAnsi="Times New Roman" w:cs="Times New Roman"/>
          <w:bCs/>
          <w:lang w:val="es-ES_tradnl"/>
        </w:rPr>
      </w:pPr>
      <w:r>
        <w:rPr>
          <w:rFonts w:ascii="Times New Roman" w:hAnsi="Times New Roman" w:cs="Times New Roman"/>
          <w:bCs/>
          <w:lang w:val="es-ES_tradnl"/>
        </w:rPr>
        <w:t xml:space="preserve">Contacto con el vendedor por mensajería: El comprador puede contactar con el vendedor mediante un sistema de mensajería interno para discutir los detalles del artículo. El pago por la web solo permite aplicar un 5% o un 10% de descuento al precio original por lo que si se desea aceptar una oferta </w:t>
      </w:r>
      <w:r w:rsidR="00295FAF">
        <w:rPr>
          <w:rFonts w:ascii="Times New Roman" w:hAnsi="Times New Roman" w:cs="Times New Roman"/>
          <w:bCs/>
          <w:lang w:val="es-ES_tradnl"/>
        </w:rPr>
        <w:t>más</w:t>
      </w:r>
      <w:r>
        <w:rPr>
          <w:rFonts w:ascii="Times New Roman" w:hAnsi="Times New Roman" w:cs="Times New Roman"/>
          <w:bCs/>
          <w:lang w:val="es-ES_tradnl"/>
        </w:rPr>
        <w:t xml:space="preserve"> baja la transacción deberá ser en persona o </w:t>
      </w:r>
      <w:r w:rsidR="00295FAF">
        <w:rPr>
          <w:rFonts w:ascii="Times New Roman" w:hAnsi="Times New Roman" w:cs="Times New Roman"/>
          <w:bCs/>
          <w:lang w:val="es-ES_tradnl"/>
        </w:rPr>
        <w:t xml:space="preserve">en </w:t>
      </w:r>
      <w:proofErr w:type="spellStart"/>
      <w:r w:rsidR="00295FAF">
        <w:rPr>
          <w:rFonts w:ascii="Times New Roman" w:hAnsi="Times New Roman" w:cs="Times New Roman"/>
          <w:bCs/>
          <w:lang w:val="es-ES_tradnl"/>
        </w:rPr>
        <w:t>el</w:t>
      </w:r>
      <w:proofErr w:type="spellEnd"/>
      <w:r w:rsidR="00295FAF">
        <w:rPr>
          <w:rFonts w:ascii="Times New Roman" w:hAnsi="Times New Roman" w:cs="Times New Roman"/>
          <w:bCs/>
          <w:lang w:val="es-ES_tradnl"/>
        </w:rPr>
        <w:t xml:space="preserve"> envió a contra rembolso.</w:t>
      </w:r>
      <w:r>
        <w:rPr>
          <w:rFonts w:ascii="Times New Roman" w:hAnsi="Times New Roman" w:cs="Times New Roman"/>
          <w:bCs/>
          <w:lang w:val="es-ES_tradnl"/>
        </w:rPr>
        <w:t xml:space="preserve"> </w:t>
      </w:r>
    </w:p>
    <w:p w:rsidR="002843C0" w:rsidRDefault="002843C0" w:rsidP="002843C0">
      <w:pPr>
        <w:pStyle w:val="Predeterminado"/>
        <w:numPr>
          <w:ilvl w:val="0"/>
          <w:numId w:val="10"/>
        </w:numPr>
        <w:spacing w:before="0" w:after="281" w:line="240" w:lineRule="auto"/>
        <w:rPr>
          <w:rFonts w:ascii="Times New Roman" w:hAnsi="Times New Roman" w:cs="Times New Roman"/>
          <w:bCs/>
          <w:lang w:val="es-ES_tradnl"/>
        </w:rPr>
      </w:pPr>
      <w:r>
        <w:rPr>
          <w:rFonts w:ascii="Times New Roman" w:hAnsi="Times New Roman" w:cs="Times New Roman"/>
          <w:bCs/>
          <w:lang w:val="es-ES_tradnl"/>
        </w:rPr>
        <w:lastRenderedPageBreak/>
        <w:t>Oferta de precio de compra a través de la web: El comprador puede hacer una oferta al vendedor a través de la opción de comprar producto seleccionando entre:</w:t>
      </w:r>
    </w:p>
    <w:p w:rsidR="002843C0" w:rsidRDefault="002843C0" w:rsidP="002843C0">
      <w:pPr>
        <w:pStyle w:val="Predeterminado"/>
        <w:numPr>
          <w:ilvl w:val="1"/>
          <w:numId w:val="10"/>
        </w:numPr>
        <w:spacing w:before="0" w:after="281" w:line="240" w:lineRule="auto"/>
        <w:rPr>
          <w:rFonts w:ascii="Times New Roman" w:hAnsi="Times New Roman" w:cs="Times New Roman"/>
          <w:bCs/>
          <w:lang w:val="es-ES_tradnl"/>
        </w:rPr>
      </w:pPr>
      <w:r>
        <w:rPr>
          <w:rFonts w:ascii="Times New Roman" w:hAnsi="Times New Roman" w:cs="Times New Roman"/>
          <w:bCs/>
          <w:lang w:val="es-ES_tradnl"/>
        </w:rPr>
        <w:t>Comprar a precio original</w:t>
      </w:r>
    </w:p>
    <w:p w:rsidR="002843C0" w:rsidRDefault="002843C0" w:rsidP="002843C0">
      <w:pPr>
        <w:pStyle w:val="Predeterminado"/>
        <w:numPr>
          <w:ilvl w:val="1"/>
          <w:numId w:val="10"/>
        </w:numPr>
        <w:spacing w:before="0" w:after="281" w:line="240" w:lineRule="auto"/>
        <w:rPr>
          <w:rFonts w:ascii="Times New Roman" w:hAnsi="Times New Roman" w:cs="Times New Roman"/>
          <w:bCs/>
          <w:lang w:val="es-ES_tradnl"/>
        </w:rPr>
      </w:pPr>
      <w:r w:rsidRPr="002843C0">
        <w:rPr>
          <w:rFonts w:ascii="Times New Roman" w:hAnsi="Times New Roman" w:cs="Times New Roman"/>
          <w:bCs/>
          <w:lang w:val="es-ES_tradnl"/>
        </w:rPr>
        <w:t>Ofrecer un 5% menos del precio original.</w:t>
      </w:r>
    </w:p>
    <w:p w:rsidR="002843C0" w:rsidRDefault="002843C0" w:rsidP="002843C0">
      <w:pPr>
        <w:pStyle w:val="Predeterminado"/>
        <w:numPr>
          <w:ilvl w:val="1"/>
          <w:numId w:val="10"/>
        </w:numPr>
        <w:spacing w:before="0" w:after="281" w:line="240" w:lineRule="auto"/>
        <w:rPr>
          <w:rFonts w:ascii="Times New Roman" w:hAnsi="Times New Roman" w:cs="Times New Roman"/>
          <w:bCs/>
          <w:lang w:val="es-ES_tradnl"/>
        </w:rPr>
      </w:pPr>
      <w:r>
        <w:rPr>
          <w:rFonts w:ascii="Times New Roman" w:hAnsi="Times New Roman" w:cs="Times New Roman"/>
          <w:bCs/>
          <w:lang w:val="es-ES_tradnl"/>
        </w:rPr>
        <w:t>Ofrecer un 10</w:t>
      </w:r>
      <w:r w:rsidRPr="002843C0">
        <w:rPr>
          <w:rFonts w:ascii="Times New Roman" w:hAnsi="Times New Roman" w:cs="Times New Roman"/>
          <w:bCs/>
          <w:lang w:val="es-ES_tradnl"/>
        </w:rPr>
        <w:t>% menos del precio original.</w:t>
      </w:r>
    </w:p>
    <w:p w:rsidR="002843C0" w:rsidRPr="002843C0" w:rsidRDefault="002843C0" w:rsidP="002843C0">
      <w:pPr>
        <w:pStyle w:val="Predeterminado"/>
        <w:spacing w:before="0" w:after="281" w:line="240" w:lineRule="auto"/>
        <w:ind w:left="1416"/>
        <w:rPr>
          <w:rFonts w:ascii="Times New Roman" w:hAnsi="Times New Roman" w:cs="Times New Roman"/>
          <w:bCs/>
          <w:lang w:val="es-ES_tradnl"/>
        </w:rPr>
      </w:pPr>
      <w:r>
        <w:rPr>
          <w:rFonts w:ascii="Times New Roman" w:hAnsi="Times New Roman" w:cs="Times New Roman"/>
          <w:bCs/>
          <w:lang w:val="es-ES_tradnl"/>
        </w:rPr>
        <w:t>El vendedor recibirá la oferta en su perfil y decidirá si la acepta o no. Una vez aceptada, se le enviara un correo al comprador para finalizar la compra añadiendo el método de pago.</w:t>
      </w:r>
    </w:p>
    <w:p w:rsidR="00295FAF" w:rsidRDefault="00295FAF" w:rsidP="00295FAF">
      <w:pPr>
        <w:pStyle w:val="Predeterminado"/>
        <w:numPr>
          <w:ilvl w:val="0"/>
          <w:numId w:val="4"/>
        </w:numPr>
        <w:spacing w:before="0" w:after="281" w:line="240" w:lineRule="auto"/>
        <w:rPr>
          <w:rFonts w:ascii="Times New Roman" w:hAnsi="Times New Roman" w:cs="Times New Roman"/>
          <w:b/>
          <w:bCs/>
          <w:lang w:val="es-ES_tradnl"/>
        </w:rPr>
      </w:pPr>
      <w:r w:rsidRPr="00295FAF">
        <w:rPr>
          <w:rFonts w:ascii="Times New Roman" w:hAnsi="Times New Roman" w:cs="Times New Roman"/>
          <w:b/>
          <w:bCs/>
          <w:lang w:val="es-ES_tradnl"/>
        </w:rPr>
        <w:t>Gestión de Pedidos y Ventas</w:t>
      </w:r>
    </w:p>
    <w:p w:rsidR="00295FAF" w:rsidRDefault="00295FAF" w:rsidP="00295FAF">
      <w:pPr>
        <w:pStyle w:val="Predeterminado"/>
        <w:spacing w:before="0" w:after="281" w:line="240" w:lineRule="auto"/>
        <w:ind w:left="1068"/>
        <w:rPr>
          <w:rFonts w:ascii="Times New Roman" w:hAnsi="Times New Roman" w:cs="Times New Roman"/>
          <w:bCs/>
          <w:lang w:val="es-ES_tradnl"/>
        </w:rPr>
      </w:pPr>
      <w:r w:rsidRPr="00295FAF">
        <w:rPr>
          <w:rFonts w:ascii="Times New Roman" w:hAnsi="Times New Roman" w:cs="Times New Roman"/>
          <w:bCs/>
          <w:lang w:val="es-ES_tradnl"/>
        </w:rPr>
        <w:t>Los usuarios pueden ver y gestionar sus compras y ventas desde sus respectivos apartados en el perfil.</w:t>
      </w:r>
    </w:p>
    <w:p w:rsidR="00295FAF" w:rsidRDefault="00295FAF" w:rsidP="00295FAF">
      <w:pPr>
        <w:pStyle w:val="Predeterminado"/>
        <w:numPr>
          <w:ilvl w:val="0"/>
          <w:numId w:val="11"/>
        </w:numPr>
        <w:spacing w:before="0" w:after="281" w:line="240" w:lineRule="auto"/>
        <w:rPr>
          <w:rFonts w:ascii="Times New Roman" w:hAnsi="Times New Roman" w:cs="Times New Roman"/>
          <w:bCs/>
          <w:lang w:val="es-ES_tradnl"/>
        </w:rPr>
      </w:pPr>
      <w:r w:rsidRPr="00295FAF">
        <w:rPr>
          <w:rFonts w:ascii="Times New Roman" w:hAnsi="Times New Roman" w:cs="Times New Roman"/>
          <w:bCs/>
          <w:lang w:val="es-ES_tradnl"/>
        </w:rPr>
        <w:t>Pedidos Realizados</w:t>
      </w:r>
      <w:r>
        <w:rPr>
          <w:rFonts w:ascii="Times New Roman" w:hAnsi="Times New Roman" w:cs="Times New Roman"/>
          <w:bCs/>
          <w:lang w:val="es-ES_tradnl"/>
        </w:rPr>
        <w:t xml:space="preserve">: </w:t>
      </w:r>
      <w:r w:rsidRPr="00295FAF">
        <w:rPr>
          <w:rFonts w:ascii="Times New Roman" w:hAnsi="Times New Roman" w:cs="Times New Roman"/>
          <w:bCs/>
          <w:lang w:val="es-ES_tradnl"/>
        </w:rPr>
        <w:t>El usuario puede acceder a un resumen de todas las compras que ha realizado, donde se mostrará el estado de cada pedido (pendiente, comprado o cancelado). También puede cancelar una compra desde esta sección.</w:t>
      </w:r>
    </w:p>
    <w:p w:rsidR="00295FAF" w:rsidRPr="00295FAF" w:rsidRDefault="00295FAF" w:rsidP="00295FAF">
      <w:pPr>
        <w:pStyle w:val="Predeterminado"/>
        <w:numPr>
          <w:ilvl w:val="0"/>
          <w:numId w:val="11"/>
        </w:numPr>
        <w:spacing w:before="0" w:after="281" w:line="240" w:lineRule="auto"/>
        <w:rPr>
          <w:rFonts w:ascii="Times New Roman" w:hAnsi="Times New Roman" w:cs="Times New Roman"/>
          <w:bCs/>
          <w:lang w:val="es-ES_tradnl"/>
        </w:rPr>
      </w:pPr>
      <w:r w:rsidRPr="00295FAF">
        <w:rPr>
          <w:rFonts w:ascii="Times New Roman" w:hAnsi="Times New Roman" w:cs="Times New Roman"/>
          <w:bCs/>
          <w:lang w:val="es-ES_tradnl"/>
        </w:rPr>
        <w:t>Productos en Venta</w:t>
      </w:r>
      <w:r>
        <w:rPr>
          <w:rFonts w:ascii="Times New Roman" w:hAnsi="Times New Roman" w:cs="Times New Roman"/>
          <w:bCs/>
          <w:lang w:val="es-ES_tradnl"/>
        </w:rPr>
        <w:t xml:space="preserve">: </w:t>
      </w:r>
      <w:r w:rsidRPr="00295FAF">
        <w:rPr>
          <w:rFonts w:ascii="Times New Roman" w:hAnsi="Times New Roman" w:cs="Times New Roman"/>
          <w:bCs/>
          <w:lang w:val="es-ES_tradnl"/>
        </w:rPr>
        <w:t>El usuario puede ver todos los productos que ha publicado en la pestaña de "Productos en venta". Además, podrá ver las solicitudes de compra recibidas, con las ofertas de precio enviadas por los compradores, y decidir si acepta o no las ofertas.</w:t>
      </w:r>
    </w:p>
    <w:p w:rsidR="00113448" w:rsidRDefault="00295FAF" w:rsidP="00295FAF">
      <w:pPr>
        <w:pStyle w:val="Predeterminado"/>
        <w:numPr>
          <w:ilvl w:val="0"/>
          <w:numId w:val="4"/>
        </w:numPr>
        <w:spacing w:before="0" w:after="281" w:line="240" w:lineRule="auto"/>
        <w:rPr>
          <w:rFonts w:ascii="Times New Roman" w:hAnsi="Times New Roman" w:cs="Times New Roman"/>
          <w:b/>
          <w:bCs/>
          <w:lang w:val="es-ES_tradnl"/>
        </w:rPr>
      </w:pPr>
      <w:r w:rsidRPr="00295FAF">
        <w:rPr>
          <w:rFonts w:ascii="Times New Roman" w:hAnsi="Times New Roman" w:cs="Times New Roman"/>
          <w:b/>
          <w:bCs/>
          <w:lang w:val="es-ES_tradnl"/>
        </w:rPr>
        <w:t>Ofertas de Artículos con Descuento</w:t>
      </w:r>
    </w:p>
    <w:p w:rsidR="00295FAF" w:rsidRPr="00295FAF" w:rsidRDefault="00295FAF" w:rsidP="00295FAF">
      <w:pPr>
        <w:pStyle w:val="Predeterminado"/>
        <w:spacing w:before="0" w:after="281" w:line="240" w:lineRule="auto"/>
        <w:ind w:left="1068"/>
        <w:rPr>
          <w:rFonts w:ascii="Times New Roman" w:hAnsi="Times New Roman" w:cs="Times New Roman"/>
          <w:bCs/>
          <w:lang w:val="es-ES_tradnl"/>
        </w:rPr>
      </w:pPr>
      <w:r w:rsidRPr="00295FAF">
        <w:rPr>
          <w:rFonts w:ascii="Times New Roman" w:hAnsi="Times New Roman" w:cs="Times New Roman"/>
          <w:bCs/>
          <w:lang w:val="es-ES_tradnl"/>
        </w:rPr>
        <w:t>Tianguis ofrece una sección especial de artículos con más de un mes de antigüedad. Estos productos recibirán automáticamente un descuento del 10% sobre su precio original.</w:t>
      </w:r>
    </w:p>
    <w:p w:rsidR="00113448" w:rsidRDefault="00DE21AB" w:rsidP="00DE21AB">
      <w:pPr>
        <w:pStyle w:val="Predeterminado"/>
        <w:numPr>
          <w:ilvl w:val="0"/>
          <w:numId w:val="4"/>
        </w:numPr>
        <w:spacing w:before="0" w:after="281" w:line="240" w:lineRule="auto"/>
        <w:rPr>
          <w:rFonts w:ascii="Times New Roman" w:hAnsi="Times New Roman" w:cs="Times New Roman"/>
          <w:b/>
          <w:bCs/>
          <w:lang w:val="es-ES_tradnl"/>
        </w:rPr>
      </w:pPr>
      <w:r>
        <w:rPr>
          <w:rFonts w:ascii="Times New Roman" w:hAnsi="Times New Roman" w:cs="Times New Roman"/>
          <w:b/>
          <w:bCs/>
          <w:lang w:val="es-ES_tradnl"/>
        </w:rPr>
        <w:t>Página de la aplicación</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La estructura básica de la aplicación consta de las siguientes páginas:</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1.</w:t>
      </w:r>
      <w:r w:rsidRPr="00DE21AB">
        <w:rPr>
          <w:rFonts w:ascii="Times New Roman" w:hAnsi="Times New Roman" w:cs="Times New Roman"/>
          <w:bCs/>
          <w:lang w:val="es-ES_tradnl"/>
        </w:rPr>
        <w:tab/>
        <w:t>Página Principal:</w:t>
      </w:r>
    </w:p>
    <w:p w:rsidR="00DE21AB" w:rsidRPr="00DE21AB" w:rsidRDefault="00DE21AB" w:rsidP="00DE21AB">
      <w:pPr>
        <w:pStyle w:val="Predeterminado"/>
        <w:numPr>
          <w:ilvl w:val="0"/>
          <w:numId w:val="12"/>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t>Opción para iniciar sesión o registrarse.</w:t>
      </w:r>
    </w:p>
    <w:p w:rsidR="00DE21AB" w:rsidRPr="00DE21AB" w:rsidRDefault="00DE21AB" w:rsidP="00DE21AB">
      <w:pPr>
        <w:pStyle w:val="Predeterminado"/>
        <w:numPr>
          <w:ilvl w:val="0"/>
          <w:numId w:val="12"/>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t>Mensaje de error en caso de datos inválidos.</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2.</w:t>
      </w:r>
      <w:r w:rsidRPr="00DE21AB">
        <w:rPr>
          <w:rFonts w:ascii="Times New Roman" w:hAnsi="Times New Roman" w:cs="Times New Roman"/>
          <w:bCs/>
          <w:lang w:val="es-ES_tradnl"/>
        </w:rPr>
        <w:tab/>
        <w:t>Registro de Usuario:</w:t>
      </w:r>
    </w:p>
    <w:p w:rsidR="00DE21AB" w:rsidRPr="00DE21AB" w:rsidRDefault="00DE21AB" w:rsidP="00DE21AB">
      <w:pPr>
        <w:pStyle w:val="Predeterminado"/>
        <w:numPr>
          <w:ilvl w:val="0"/>
          <w:numId w:val="13"/>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t>Página para registrarse con un formulario que valida los datos en cliente o servidor.</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3.</w:t>
      </w:r>
      <w:r w:rsidRPr="00DE21AB">
        <w:rPr>
          <w:rFonts w:ascii="Times New Roman" w:hAnsi="Times New Roman" w:cs="Times New Roman"/>
          <w:bCs/>
          <w:lang w:val="es-ES_tradnl"/>
        </w:rPr>
        <w:tab/>
        <w:t>Perfil de Usuario:</w:t>
      </w:r>
    </w:p>
    <w:p w:rsidR="00DE21AB" w:rsidRPr="00DE21AB" w:rsidRDefault="00DE21AB" w:rsidP="00DE21AB">
      <w:pPr>
        <w:pStyle w:val="Predeterminado"/>
        <w:numPr>
          <w:ilvl w:val="0"/>
          <w:numId w:val="13"/>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lastRenderedPageBreak/>
        <w:t>Página central desde donde se puede acceder a las opciones de compra, venta, pedidos y configuración del usuario.</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4.</w:t>
      </w:r>
      <w:r w:rsidRPr="00DE21AB">
        <w:rPr>
          <w:rFonts w:ascii="Times New Roman" w:hAnsi="Times New Roman" w:cs="Times New Roman"/>
          <w:bCs/>
          <w:lang w:val="es-ES_tradnl"/>
        </w:rPr>
        <w:tab/>
        <w:t>Compra:</w:t>
      </w:r>
    </w:p>
    <w:p w:rsidR="00DE21AB" w:rsidRPr="00DE21AB" w:rsidRDefault="00DE21AB" w:rsidP="00DE21AB">
      <w:pPr>
        <w:pStyle w:val="Predeterminado"/>
        <w:numPr>
          <w:ilvl w:val="0"/>
          <w:numId w:val="13"/>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t>Página con listado de productos disponibles</w:t>
      </w:r>
      <w:r w:rsidR="00A30E7C">
        <w:rPr>
          <w:rFonts w:ascii="Times New Roman" w:hAnsi="Times New Roman" w:cs="Times New Roman"/>
          <w:bCs/>
          <w:lang w:val="es-ES_tradnl"/>
        </w:rPr>
        <w:t xml:space="preserve"> por categoría</w:t>
      </w:r>
      <w:r w:rsidRPr="00DE21AB">
        <w:rPr>
          <w:rFonts w:ascii="Times New Roman" w:hAnsi="Times New Roman" w:cs="Times New Roman"/>
          <w:bCs/>
          <w:lang w:val="es-ES_tradnl"/>
        </w:rPr>
        <w:t xml:space="preserve"> y opción de buscador.</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5.</w:t>
      </w:r>
      <w:r w:rsidRPr="00DE21AB">
        <w:rPr>
          <w:rFonts w:ascii="Times New Roman" w:hAnsi="Times New Roman" w:cs="Times New Roman"/>
          <w:bCs/>
          <w:lang w:val="es-ES_tradnl"/>
        </w:rPr>
        <w:tab/>
        <w:t>Pedidos Realizados:</w:t>
      </w:r>
    </w:p>
    <w:p w:rsidR="00DE21AB" w:rsidRPr="00DE21AB" w:rsidRDefault="00DE21AB" w:rsidP="00DE21AB">
      <w:pPr>
        <w:pStyle w:val="Predeterminado"/>
        <w:numPr>
          <w:ilvl w:val="0"/>
          <w:numId w:val="13"/>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t>Página que muestra las compras realizadas y su estado actual.</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6.</w:t>
      </w:r>
      <w:r w:rsidRPr="00DE21AB">
        <w:rPr>
          <w:rFonts w:ascii="Times New Roman" w:hAnsi="Times New Roman" w:cs="Times New Roman"/>
          <w:bCs/>
          <w:lang w:val="es-ES_tradnl"/>
        </w:rPr>
        <w:tab/>
        <w:t>Productos en Venta:</w:t>
      </w:r>
    </w:p>
    <w:p w:rsidR="00DE21AB" w:rsidRPr="00DE21AB" w:rsidRDefault="00DE21AB" w:rsidP="00DE21AB">
      <w:pPr>
        <w:pStyle w:val="Predeterminado"/>
        <w:numPr>
          <w:ilvl w:val="0"/>
          <w:numId w:val="13"/>
        </w:numPr>
        <w:spacing w:before="0" w:after="281" w:line="240" w:lineRule="auto"/>
        <w:rPr>
          <w:rFonts w:ascii="Times New Roman" w:hAnsi="Times New Roman" w:cs="Times New Roman"/>
          <w:b/>
          <w:bCs/>
          <w:lang w:val="es-ES_tradnl"/>
        </w:rPr>
      </w:pPr>
      <w:r w:rsidRPr="00DE21AB">
        <w:rPr>
          <w:rFonts w:ascii="Times New Roman" w:hAnsi="Times New Roman" w:cs="Times New Roman"/>
          <w:bCs/>
          <w:lang w:val="es-ES_tradnl"/>
        </w:rPr>
        <w:t>Página que lista los productos que el usuario ha puesto a la venta, con opciones para modificarlos o eliminarlos.</w:t>
      </w:r>
    </w:p>
    <w:p w:rsidR="006E7F1F" w:rsidRDefault="006E7F1F" w:rsidP="006E7F1F">
      <w:pPr>
        <w:pStyle w:val="Cuerpo2"/>
        <w:rPr>
          <w:rFonts w:ascii="Times New Roman" w:hAnsi="Times New Roman" w:cs="Times New Roman"/>
          <w:sz w:val="24"/>
          <w:szCs w:val="24"/>
        </w:rPr>
      </w:pPr>
    </w:p>
    <w:p w:rsidR="006E7F1F" w:rsidRPr="00022A20" w:rsidRDefault="006E7F1F" w:rsidP="006E7F1F">
      <w:pPr>
        <w:pStyle w:val="Cuerpo2"/>
        <w:rPr>
          <w:rFonts w:ascii="Times New Roman" w:hAnsi="Times New Roman" w:cs="Times New Roman"/>
          <w:sz w:val="24"/>
          <w:szCs w:val="24"/>
        </w:rPr>
      </w:pPr>
    </w:p>
    <w:p w:rsidR="00DD0F75" w:rsidRDefault="00DD0F75"/>
    <w:p w:rsidR="00A15305" w:rsidRDefault="00A15305"/>
    <w:p w:rsidR="00A15305" w:rsidRDefault="00A15305"/>
    <w:p w:rsidR="00A15305" w:rsidRDefault="00A15305"/>
    <w:p w:rsidR="00A15305" w:rsidRDefault="00A15305"/>
    <w:p w:rsidR="00A15305" w:rsidRDefault="00A15305"/>
    <w:p w:rsidR="00A15305" w:rsidRPr="00A100C8" w:rsidRDefault="00A100C8" w:rsidP="00A100C8">
      <w:pPr>
        <w:pStyle w:val="Ttulo1"/>
        <w:ind w:left="142" w:hanging="142"/>
      </w:pPr>
      <w:bookmarkStart w:id="21" w:name="_3.1__"/>
      <w:bookmarkEnd w:id="21"/>
      <w:r>
        <w:lastRenderedPageBreak/>
        <w:t xml:space="preserve">3.1    </w:t>
      </w:r>
      <w:r w:rsidR="00A15305" w:rsidRPr="00A100C8">
        <w:t>DIAGRAMAS Y CASOS DE USOS</w:t>
      </w:r>
    </w:p>
    <w:p w:rsidR="00A100C8" w:rsidRDefault="00515C14" w:rsidP="00BA0914">
      <w:pPr>
        <w:ind w:left="-851" w:firstLine="0"/>
      </w:pPr>
      <w:r>
        <w:rPr>
          <w:noProof/>
        </w:rPr>
        <w:drawing>
          <wp:inline distT="0" distB="0" distL="0" distR="0">
            <wp:extent cx="7308850" cy="5793706"/>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40461" cy="5818764"/>
                    </a:xfrm>
                    <a:prstGeom prst="rect">
                      <a:avLst/>
                    </a:prstGeom>
                    <a:noFill/>
                    <a:ln>
                      <a:noFill/>
                    </a:ln>
                  </pic:spPr>
                </pic:pic>
              </a:graphicData>
            </a:graphic>
          </wp:inline>
        </w:drawing>
      </w:r>
    </w:p>
    <w:p w:rsidR="00A100C8" w:rsidRDefault="00A100C8"/>
    <w:p w:rsidR="00A100C8" w:rsidRDefault="00A100C8"/>
    <w:p w:rsidR="00A100C8" w:rsidRDefault="00A100C8"/>
    <w:p w:rsidR="00A100C8" w:rsidRDefault="00A100C8"/>
    <w:p w:rsidR="00A100C8" w:rsidRDefault="00A100C8"/>
    <w:p w:rsidR="00A100C8" w:rsidRDefault="00A100C8"/>
    <w:p w:rsidR="002745F1" w:rsidRDefault="00A100C8" w:rsidP="00A100C8">
      <w:pPr>
        <w:pStyle w:val="Ttulo1"/>
        <w:ind w:left="360" w:hanging="360"/>
      </w:pPr>
      <w:bookmarkStart w:id="22" w:name="_3.2__"/>
      <w:bookmarkEnd w:id="22"/>
      <w:r>
        <w:lastRenderedPageBreak/>
        <w:t xml:space="preserve">3.2   </w:t>
      </w:r>
      <w:r w:rsidRPr="00A100C8">
        <w:t>DIAGRAMAS DE ESTADO</w:t>
      </w:r>
    </w:p>
    <w:p w:rsidR="00A15305" w:rsidRDefault="00515C14" w:rsidP="00BA0914">
      <w:pPr>
        <w:ind w:left="-851" w:firstLine="0"/>
      </w:pPr>
      <w:r>
        <w:rPr>
          <w:noProof/>
        </w:rPr>
        <w:drawing>
          <wp:inline distT="0" distB="0" distL="0" distR="0">
            <wp:extent cx="6737299" cy="3727450"/>
            <wp:effectExtent l="0" t="0" r="698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70107" cy="3745601"/>
                    </a:xfrm>
                    <a:prstGeom prst="rect">
                      <a:avLst/>
                    </a:prstGeom>
                    <a:noFill/>
                    <a:ln>
                      <a:noFill/>
                    </a:ln>
                  </pic:spPr>
                </pic:pic>
              </a:graphicData>
            </a:graphic>
          </wp:inline>
        </w:drawing>
      </w: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2745F1" w:rsidRDefault="002745F1" w:rsidP="00515C14">
      <w:pPr>
        <w:ind w:left="-1701" w:firstLine="141"/>
      </w:pPr>
    </w:p>
    <w:p w:rsidR="002745F1" w:rsidRDefault="002745F1" w:rsidP="002745F1">
      <w:pPr>
        <w:pStyle w:val="Ttulo1"/>
        <w:ind w:left="360" w:hanging="360"/>
      </w:pPr>
      <w:bookmarkStart w:id="23" w:name="_3.3__"/>
      <w:bookmarkEnd w:id="23"/>
      <w:r>
        <w:lastRenderedPageBreak/>
        <w:t>3.3   DIAGRAMAS DE COLABORACIÓN</w:t>
      </w:r>
    </w:p>
    <w:p w:rsidR="00515C14" w:rsidRDefault="00515C14" w:rsidP="00515C14">
      <w:pPr>
        <w:ind w:left="-1701" w:firstLine="141"/>
      </w:pPr>
    </w:p>
    <w:p w:rsidR="002745F1" w:rsidRDefault="002745F1" w:rsidP="00515C14">
      <w:pPr>
        <w:ind w:left="-1701" w:firstLine="141"/>
      </w:pPr>
    </w:p>
    <w:p w:rsidR="00515C14" w:rsidRDefault="00515C14" w:rsidP="00BA0914">
      <w:pPr>
        <w:ind w:left="-709" w:firstLine="0"/>
      </w:pPr>
      <w:r>
        <w:rPr>
          <w:noProof/>
        </w:rPr>
        <w:drawing>
          <wp:inline distT="0" distB="0" distL="0" distR="0">
            <wp:extent cx="7307885" cy="5508889"/>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20086" cy="5518086"/>
                    </a:xfrm>
                    <a:prstGeom prst="rect">
                      <a:avLst/>
                    </a:prstGeom>
                    <a:noFill/>
                    <a:ln>
                      <a:noFill/>
                    </a:ln>
                  </pic:spPr>
                </pic:pic>
              </a:graphicData>
            </a:graphic>
          </wp:inline>
        </w:drawing>
      </w:r>
    </w:p>
    <w:p w:rsidR="00515C14" w:rsidRDefault="00515C14" w:rsidP="00515C14">
      <w:pPr>
        <w:ind w:left="-1701" w:firstLine="141"/>
      </w:pPr>
    </w:p>
    <w:p w:rsidR="00515C14" w:rsidRDefault="00515C14" w:rsidP="00515C14">
      <w:pPr>
        <w:ind w:left="-1701" w:firstLine="141"/>
      </w:pPr>
    </w:p>
    <w:p w:rsidR="001560D6" w:rsidRDefault="001560D6" w:rsidP="00515C14">
      <w:pPr>
        <w:ind w:left="-1701" w:firstLine="141"/>
      </w:pPr>
    </w:p>
    <w:p w:rsidR="001560D6" w:rsidRDefault="001560D6" w:rsidP="00515C14">
      <w:pPr>
        <w:ind w:left="-1701" w:firstLine="141"/>
      </w:pPr>
    </w:p>
    <w:p w:rsidR="001560D6" w:rsidRDefault="001560D6" w:rsidP="00515C14">
      <w:pPr>
        <w:ind w:left="-1701" w:firstLine="141"/>
      </w:pPr>
    </w:p>
    <w:p w:rsidR="003A5072" w:rsidRDefault="003A5072" w:rsidP="003A5072">
      <w:pPr>
        <w:pStyle w:val="Ttulo1"/>
        <w:ind w:left="360" w:hanging="360"/>
      </w:pPr>
      <w:bookmarkStart w:id="24" w:name="_3.4__"/>
      <w:bookmarkEnd w:id="24"/>
      <w:r>
        <w:lastRenderedPageBreak/>
        <w:t>3.4   DIAGRAMAS DE SECUENCIA</w:t>
      </w:r>
    </w:p>
    <w:p w:rsidR="00A679EB" w:rsidRDefault="003A5072" w:rsidP="000C1E2A">
      <w:pPr>
        <w:pStyle w:val="Ttulo1"/>
        <w:ind w:left="-567" w:firstLine="567"/>
      </w:pPr>
      <w:bookmarkStart w:id="25" w:name="_3.5__"/>
      <w:bookmarkEnd w:id="25"/>
      <w:r>
        <w:lastRenderedPageBreak/>
        <w:t>3.5   DIAGRAMAS ENTIDAD RELACIÓN (BD)</w:t>
      </w:r>
      <w:r w:rsidR="00A679EB">
        <w:t xml:space="preserve">  </w:t>
      </w:r>
      <w:bookmarkStart w:id="26" w:name="_GoBack"/>
      <w:bookmarkEnd w:id="26"/>
      <w:r w:rsidR="005E1439">
        <w:rPr>
          <w:noProof/>
          <w:lang w:eastAsia="es-ES"/>
        </w:rPr>
        <w:drawing>
          <wp:inline distT="0" distB="0" distL="0" distR="0">
            <wp:extent cx="7034755" cy="4601261"/>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6791" cy="4609134"/>
                    </a:xfrm>
                    <a:prstGeom prst="rect">
                      <a:avLst/>
                    </a:prstGeom>
                    <a:noFill/>
                    <a:ln>
                      <a:noFill/>
                    </a:ln>
                  </pic:spPr>
                </pic:pic>
              </a:graphicData>
            </a:graphic>
          </wp:inline>
        </w:drawing>
      </w:r>
    </w:p>
    <w:p w:rsidR="003A5072" w:rsidRDefault="003A5072" w:rsidP="003A5072">
      <w:pPr>
        <w:pStyle w:val="Ttulo1"/>
        <w:ind w:left="360" w:hanging="360"/>
      </w:pPr>
      <w:bookmarkStart w:id="27" w:name="_3.6__"/>
      <w:bookmarkEnd w:id="27"/>
      <w:r>
        <w:lastRenderedPageBreak/>
        <w:t>3.6   DISEÑO PANTALLAZOS (MOCKUP)</w:t>
      </w:r>
    </w:p>
    <w:p w:rsidR="001560D6" w:rsidRDefault="001560D6" w:rsidP="00515C14">
      <w:pPr>
        <w:ind w:left="-1701" w:firstLine="141"/>
      </w:pPr>
    </w:p>
    <w:p w:rsidR="001560D6" w:rsidRDefault="00BA0914" w:rsidP="00515C14">
      <w:pPr>
        <w:ind w:left="-1701" w:firstLine="141"/>
      </w:pPr>
      <w:r>
        <w:rPr>
          <w:noProof/>
        </w:rPr>
        <w:drawing>
          <wp:anchor distT="0" distB="0" distL="0" distR="0" simplePos="0" relativeHeight="251659264" behindDoc="1" locked="0" layoutInCell="1" allowOverlap="1" wp14:anchorId="0BF652FB" wp14:editId="03DA22E8">
            <wp:simplePos x="0" y="0"/>
            <wp:positionH relativeFrom="page">
              <wp:posOffset>1244334</wp:posOffset>
            </wp:positionH>
            <wp:positionV relativeFrom="page">
              <wp:posOffset>1941125</wp:posOffset>
            </wp:positionV>
            <wp:extent cx="4932468" cy="6237652"/>
            <wp:effectExtent l="0" t="0" r="1905" b="0"/>
            <wp:wrapNone/>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4932468" cy="6237652"/>
                    </a:xfrm>
                    <a:prstGeom prst="rect">
                      <a:avLst/>
                    </a:prstGeom>
                  </pic:spPr>
                </pic:pic>
              </a:graphicData>
            </a:graphic>
            <wp14:sizeRelH relativeFrom="margin">
              <wp14:pctWidth>0</wp14:pctWidth>
            </wp14:sizeRelH>
            <wp14:sizeRelV relativeFrom="margin">
              <wp14:pctHeight>0</wp14:pctHeight>
            </wp14:sizeRelV>
          </wp:anchor>
        </w:drawing>
      </w:r>
    </w:p>
    <w:p w:rsidR="001560D6" w:rsidRDefault="001560D6" w:rsidP="00515C14">
      <w:pPr>
        <w:ind w:left="-1701" w:firstLine="141"/>
      </w:pPr>
    </w:p>
    <w:p w:rsidR="001560D6" w:rsidRDefault="001560D6" w:rsidP="00515C14">
      <w:pPr>
        <w:ind w:left="-1701" w:firstLine="141"/>
      </w:pPr>
    </w:p>
    <w:p w:rsidR="001560D6" w:rsidRDefault="001560D6" w:rsidP="00515C14">
      <w:pPr>
        <w:ind w:left="-1701" w:firstLine="141"/>
      </w:pPr>
    </w:p>
    <w:p w:rsidR="001560D6" w:rsidRDefault="001560D6"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BA0914" w:rsidP="00515C14">
      <w:pPr>
        <w:ind w:left="-1701" w:firstLine="141"/>
      </w:pPr>
      <w:r>
        <w:rPr>
          <w:noProof/>
        </w:rPr>
        <w:lastRenderedPageBreak/>
        <w:drawing>
          <wp:anchor distT="0" distB="0" distL="0" distR="0" simplePos="0" relativeHeight="251661312" behindDoc="1" locked="0" layoutInCell="1" allowOverlap="1" wp14:anchorId="2AB808CD" wp14:editId="713678E3">
            <wp:simplePos x="0" y="0"/>
            <wp:positionH relativeFrom="page">
              <wp:posOffset>530606</wp:posOffset>
            </wp:positionH>
            <wp:positionV relativeFrom="page">
              <wp:posOffset>634365</wp:posOffset>
            </wp:positionV>
            <wp:extent cx="2756848" cy="1960425"/>
            <wp:effectExtent l="0" t="0" r="5715" b="1905"/>
            <wp:wrapNone/>
            <wp:docPr id="2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7" cstate="print"/>
                    <a:stretch>
                      <a:fillRect/>
                    </a:stretch>
                  </pic:blipFill>
                  <pic:spPr>
                    <a:xfrm>
                      <a:off x="0" y="0"/>
                      <a:ext cx="2756848" cy="1960425"/>
                    </a:xfrm>
                    <a:prstGeom prst="rect">
                      <a:avLst/>
                    </a:prstGeom>
                  </pic:spPr>
                </pic:pic>
              </a:graphicData>
            </a:graphic>
            <wp14:sizeRelH relativeFrom="margin">
              <wp14:pctWidth>0</wp14:pctWidth>
            </wp14:sizeRelH>
            <wp14:sizeRelV relativeFrom="margin">
              <wp14:pctHeight>0</wp14:pctHeight>
            </wp14:sizeRelV>
          </wp:anchor>
        </w:drawing>
      </w:r>
      <w:r w:rsidR="00A62803">
        <w:rPr>
          <w:noProof/>
        </w:rPr>
        <w:drawing>
          <wp:anchor distT="0" distB="0" distL="0" distR="0" simplePos="0" relativeHeight="251663360" behindDoc="1" locked="0" layoutInCell="1" allowOverlap="1" wp14:anchorId="19AA7F5D" wp14:editId="3CE4D16D">
            <wp:simplePos x="0" y="0"/>
            <wp:positionH relativeFrom="page">
              <wp:posOffset>3886708</wp:posOffset>
            </wp:positionH>
            <wp:positionV relativeFrom="page">
              <wp:posOffset>634365</wp:posOffset>
            </wp:positionV>
            <wp:extent cx="2952750" cy="1960245"/>
            <wp:effectExtent l="0" t="0" r="0" b="1905"/>
            <wp:wrapNone/>
            <wp:docPr id="2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2952750" cy="1960245"/>
                    </a:xfrm>
                    <a:prstGeom prst="rect">
                      <a:avLst/>
                    </a:prstGeom>
                  </pic:spPr>
                </pic:pic>
              </a:graphicData>
            </a:graphic>
            <wp14:sizeRelH relativeFrom="margin">
              <wp14:pctWidth>0</wp14:pctWidth>
            </wp14:sizeRelH>
            <wp14:sizeRelV relativeFrom="margin">
              <wp14:pctHeight>0</wp14:pctHeight>
            </wp14:sizeRelV>
          </wp:anchor>
        </w:drawing>
      </w: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BA0914" w:rsidP="00515C14">
      <w:pPr>
        <w:ind w:left="-1701" w:firstLine="141"/>
      </w:pPr>
      <w:r>
        <w:rPr>
          <w:noProof/>
        </w:rPr>
        <w:drawing>
          <wp:anchor distT="0" distB="0" distL="0" distR="0" simplePos="0" relativeHeight="251665408" behindDoc="1" locked="0" layoutInCell="1" allowOverlap="1" wp14:anchorId="05A6927D" wp14:editId="624E7B82">
            <wp:simplePos x="0" y="0"/>
            <wp:positionH relativeFrom="page">
              <wp:posOffset>596392</wp:posOffset>
            </wp:positionH>
            <wp:positionV relativeFrom="page">
              <wp:posOffset>3311779</wp:posOffset>
            </wp:positionV>
            <wp:extent cx="6240780" cy="4906370"/>
            <wp:effectExtent l="0" t="0" r="7620" b="8890"/>
            <wp:wrapNone/>
            <wp:docPr id="2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19" cstate="print"/>
                    <a:srcRect b="31965"/>
                    <a:stretch/>
                  </pic:blipFill>
                  <pic:spPr bwMode="auto">
                    <a:xfrm>
                      <a:off x="0" y="0"/>
                      <a:ext cx="6240780" cy="4906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r>
        <w:rPr>
          <w:noProof/>
        </w:rPr>
        <w:drawing>
          <wp:anchor distT="0" distB="0" distL="0" distR="0" simplePos="0" relativeHeight="251685888" behindDoc="1" locked="0" layoutInCell="1" allowOverlap="1" wp14:anchorId="38BA4F3F" wp14:editId="5E7EFD93">
            <wp:simplePos x="0" y="0"/>
            <wp:positionH relativeFrom="page">
              <wp:posOffset>476250</wp:posOffset>
            </wp:positionH>
            <wp:positionV relativeFrom="page">
              <wp:posOffset>437723</wp:posOffset>
            </wp:positionV>
            <wp:extent cx="6415235" cy="5271247"/>
            <wp:effectExtent l="0" t="0" r="5080" b="5715"/>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rotWithShape="1">
                    <a:blip r:embed="rId20" cstate="print"/>
                    <a:srcRect b="11612"/>
                    <a:stretch/>
                  </pic:blipFill>
                  <pic:spPr bwMode="auto">
                    <a:xfrm>
                      <a:off x="0" y="0"/>
                      <a:ext cx="6415235" cy="52712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BA0914">
      <w:pPr>
        <w:ind w:left="-1701" w:firstLine="141"/>
        <w:jc w:val="center"/>
      </w:pPr>
    </w:p>
    <w:p w:rsidR="00BA0914" w:rsidRDefault="00BA0914" w:rsidP="00515C14">
      <w:pPr>
        <w:ind w:left="-1701" w:firstLine="141"/>
      </w:pPr>
      <w:r>
        <w:rPr>
          <w:noProof/>
        </w:rPr>
        <w:drawing>
          <wp:anchor distT="0" distB="0" distL="0" distR="0" simplePos="0" relativeHeight="251687936" behindDoc="1" locked="0" layoutInCell="1" allowOverlap="1" wp14:anchorId="0D8D0F8C" wp14:editId="779A381C">
            <wp:simplePos x="0" y="0"/>
            <wp:positionH relativeFrom="page">
              <wp:posOffset>973007</wp:posOffset>
            </wp:positionH>
            <wp:positionV relativeFrom="page">
              <wp:posOffset>5868953</wp:posOffset>
            </wp:positionV>
            <wp:extent cx="5442476" cy="3632097"/>
            <wp:effectExtent l="0" t="0" r="6350" b="6985"/>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5442476" cy="3632097"/>
                    </a:xfrm>
                    <a:prstGeom prst="rect">
                      <a:avLst/>
                    </a:prstGeom>
                  </pic:spPr>
                </pic:pic>
              </a:graphicData>
            </a:graphic>
            <wp14:sizeRelH relativeFrom="margin">
              <wp14:pctWidth>0</wp14:pctWidth>
            </wp14:sizeRelH>
            <wp14:sizeRelV relativeFrom="margin">
              <wp14:pctHeight>0</wp14:pctHeight>
            </wp14:sizeRelV>
          </wp:anchor>
        </w:drawing>
      </w: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BA0914" w:rsidP="00515C14">
      <w:pPr>
        <w:ind w:left="-1701" w:firstLine="141"/>
      </w:pPr>
      <w:r>
        <w:rPr>
          <w:noProof/>
        </w:rPr>
        <w:drawing>
          <wp:anchor distT="0" distB="0" distL="0" distR="0" simplePos="0" relativeHeight="251673600" behindDoc="1" locked="0" layoutInCell="1" allowOverlap="1" wp14:anchorId="04CB9C3B" wp14:editId="12353E41">
            <wp:simplePos x="0" y="0"/>
            <wp:positionH relativeFrom="page">
              <wp:posOffset>868952</wp:posOffset>
            </wp:positionH>
            <wp:positionV relativeFrom="page">
              <wp:posOffset>4820146</wp:posOffset>
            </wp:positionV>
            <wp:extent cx="5528405" cy="3462931"/>
            <wp:effectExtent l="0" t="0" r="0" b="4445"/>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5528405" cy="3462931"/>
                    </a:xfrm>
                    <a:prstGeom prst="rect">
                      <a:avLst/>
                    </a:prstGeom>
                  </pic:spPr>
                </pic:pic>
              </a:graphicData>
            </a:graphic>
            <wp14:sizeRelH relativeFrom="margin">
              <wp14:pctWidth>0</wp14:pctWidth>
            </wp14:sizeRelH>
            <wp14:sizeRelV relativeFrom="margin">
              <wp14:pctHeight>0</wp14:pctHeight>
            </wp14:sizeRelV>
          </wp:anchor>
        </w:drawing>
      </w:r>
    </w:p>
    <w:p w:rsidR="00A62803" w:rsidRDefault="000C1E2A" w:rsidP="00515C14">
      <w:pPr>
        <w:ind w:left="-1701" w:firstLine="141"/>
      </w:pPr>
      <w:r>
        <w:rPr>
          <w:noProof/>
        </w:rPr>
        <w:drawing>
          <wp:anchor distT="0" distB="0" distL="0" distR="0" simplePos="0" relativeHeight="251671552" behindDoc="1" locked="0" layoutInCell="1" allowOverlap="1" wp14:anchorId="0F306C75" wp14:editId="4FBD731C">
            <wp:simplePos x="0" y="0"/>
            <wp:positionH relativeFrom="page">
              <wp:posOffset>514350</wp:posOffset>
            </wp:positionH>
            <wp:positionV relativeFrom="page">
              <wp:posOffset>533400</wp:posOffset>
            </wp:positionV>
            <wp:extent cx="6153150" cy="3717528"/>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6161918" cy="3722825"/>
                    </a:xfrm>
                    <a:prstGeom prst="rect">
                      <a:avLst/>
                    </a:prstGeom>
                  </pic:spPr>
                </pic:pic>
              </a:graphicData>
            </a:graphic>
            <wp14:sizeRelH relativeFrom="margin">
              <wp14:pctWidth>0</wp14:pctWidth>
            </wp14:sizeRelH>
            <wp14:sizeRelV relativeFrom="margin">
              <wp14:pctHeight>0</wp14:pctHeight>
            </wp14:sizeRelV>
          </wp:anchor>
        </w:drawing>
      </w:r>
    </w:p>
    <w:p w:rsidR="00A62803" w:rsidRDefault="00A62803" w:rsidP="00515C14">
      <w:pPr>
        <w:ind w:left="-1701" w:firstLine="141"/>
      </w:pPr>
    </w:p>
    <w:p w:rsidR="00A62803" w:rsidRDefault="00A62803"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BA0914" w:rsidP="00515C14">
      <w:pPr>
        <w:ind w:left="-1701" w:firstLine="141"/>
      </w:pPr>
      <w:r>
        <w:rPr>
          <w:noProof/>
        </w:rPr>
        <w:drawing>
          <wp:anchor distT="0" distB="0" distL="0" distR="0" simplePos="0" relativeHeight="251677696" behindDoc="1" locked="0" layoutInCell="1" allowOverlap="1" wp14:anchorId="069B8DC3" wp14:editId="189A2CE3">
            <wp:simplePos x="0" y="0"/>
            <wp:positionH relativeFrom="page">
              <wp:posOffset>676633</wp:posOffset>
            </wp:positionH>
            <wp:positionV relativeFrom="page">
              <wp:posOffset>445135</wp:posOffset>
            </wp:positionV>
            <wp:extent cx="5830937" cy="3903489"/>
            <wp:effectExtent l="0" t="0" r="0" b="1905"/>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4" cstate="print"/>
                    <a:stretch>
                      <a:fillRect/>
                    </a:stretch>
                  </pic:blipFill>
                  <pic:spPr>
                    <a:xfrm>
                      <a:off x="0" y="0"/>
                      <a:ext cx="5830937" cy="3903489"/>
                    </a:xfrm>
                    <a:prstGeom prst="rect">
                      <a:avLst/>
                    </a:prstGeom>
                  </pic:spPr>
                </pic:pic>
              </a:graphicData>
            </a:graphic>
            <wp14:sizeRelH relativeFrom="margin">
              <wp14:pctWidth>0</wp14:pctWidth>
            </wp14:sizeRelH>
            <wp14:sizeRelV relativeFrom="margin">
              <wp14:pctHeight>0</wp14:pctHeight>
            </wp14:sizeRelV>
          </wp:anchor>
        </w:drawing>
      </w: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BA0914" w:rsidP="00515C14">
      <w:pPr>
        <w:ind w:left="-1701" w:firstLine="141"/>
      </w:pPr>
      <w:r>
        <w:rPr>
          <w:noProof/>
        </w:rPr>
        <w:drawing>
          <wp:anchor distT="0" distB="0" distL="0" distR="0" simplePos="0" relativeHeight="251679744" behindDoc="1" locked="0" layoutInCell="1" allowOverlap="1" wp14:anchorId="69C40E46" wp14:editId="2164822D">
            <wp:simplePos x="0" y="0"/>
            <wp:positionH relativeFrom="page">
              <wp:posOffset>920750</wp:posOffset>
            </wp:positionH>
            <wp:positionV relativeFrom="page">
              <wp:posOffset>4804762</wp:posOffset>
            </wp:positionV>
            <wp:extent cx="5111705" cy="3042174"/>
            <wp:effectExtent l="0" t="0" r="0" b="635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5111705" cy="3042174"/>
                    </a:xfrm>
                    <a:prstGeom prst="rect">
                      <a:avLst/>
                    </a:prstGeom>
                  </pic:spPr>
                </pic:pic>
              </a:graphicData>
            </a:graphic>
            <wp14:sizeRelH relativeFrom="margin">
              <wp14:pctWidth>0</wp14:pctWidth>
            </wp14:sizeRelH>
            <wp14:sizeRelV relativeFrom="margin">
              <wp14:pctHeight>0</wp14:pctHeight>
            </wp14:sizeRelV>
          </wp:anchor>
        </w:drawing>
      </w: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BA0914" w:rsidP="00515C14">
      <w:pPr>
        <w:ind w:left="-1701" w:firstLine="141"/>
      </w:pPr>
      <w:r>
        <w:rPr>
          <w:noProof/>
        </w:rPr>
        <w:drawing>
          <wp:anchor distT="0" distB="0" distL="0" distR="0" simplePos="0" relativeHeight="251681792" behindDoc="1" locked="0" layoutInCell="1" allowOverlap="1" wp14:anchorId="173536AD" wp14:editId="6F7F48BC">
            <wp:simplePos x="0" y="0"/>
            <wp:positionH relativeFrom="page">
              <wp:posOffset>966470</wp:posOffset>
            </wp:positionH>
            <wp:positionV relativeFrom="page">
              <wp:posOffset>698308</wp:posOffset>
            </wp:positionV>
            <wp:extent cx="5264150" cy="3180080"/>
            <wp:effectExtent l="0" t="0" r="0" b="127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5264150" cy="3180080"/>
                    </a:xfrm>
                    <a:prstGeom prst="rect">
                      <a:avLst/>
                    </a:prstGeom>
                  </pic:spPr>
                </pic:pic>
              </a:graphicData>
            </a:graphic>
            <wp14:sizeRelH relativeFrom="margin">
              <wp14:pctWidth>0</wp14:pctWidth>
            </wp14:sizeRelH>
            <wp14:sizeRelV relativeFrom="margin">
              <wp14:pctHeight>0</wp14:pctHeight>
            </wp14:sizeRelV>
          </wp:anchor>
        </w:drawing>
      </w: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BA0914" w:rsidP="00515C14">
      <w:pPr>
        <w:ind w:left="-1701" w:firstLine="141"/>
      </w:pPr>
      <w:r>
        <w:rPr>
          <w:noProof/>
        </w:rPr>
        <w:drawing>
          <wp:anchor distT="0" distB="0" distL="0" distR="0" simplePos="0" relativeHeight="251683840" behindDoc="1" locked="0" layoutInCell="1" allowOverlap="1" wp14:anchorId="3AA0FD75" wp14:editId="4D283C22">
            <wp:simplePos x="0" y="0"/>
            <wp:positionH relativeFrom="page">
              <wp:posOffset>499307</wp:posOffset>
            </wp:positionH>
            <wp:positionV relativeFrom="page">
              <wp:posOffset>4648606</wp:posOffset>
            </wp:positionV>
            <wp:extent cx="6625676" cy="4003012"/>
            <wp:effectExtent l="0" t="0" r="381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7" cstate="print"/>
                    <a:stretch>
                      <a:fillRect/>
                    </a:stretch>
                  </pic:blipFill>
                  <pic:spPr>
                    <a:xfrm>
                      <a:off x="0" y="0"/>
                      <a:ext cx="6625676" cy="4003012"/>
                    </a:xfrm>
                    <a:prstGeom prst="rect">
                      <a:avLst/>
                    </a:prstGeom>
                  </pic:spPr>
                </pic:pic>
              </a:graphicData>
            </a:graphic>
            <wp14:sizeRelH relativeFrom="margin">
              <wp14:pctWidth>0</wp14:pctWidth>
            </wp14:sizeRelH>
            <wp14:sizeRelV relativeFrom="margin">
              <wp14:pctHeight>0</wp14:pctHeight>
            </wp14:sizeRelV>
          </wp:anchor>
        </w:drawing>
      </w: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4D254F">
      <w:pPr>
        <w:ind w:firstLine="0"/>
      </w:pPr>
    </w:p>
    <w:p w:rsidR="00DD0F75" w:rsidRDefault="00E9269D">
      <w:pPr>
        <w:pStyle w:val="Ttulo1"/>
        <w:numPr>
          <w:ilvl w:val="0"/>
          <w:numId w:val="2"/>
        </w:numPr>
      </w:pPr>
      <w:bookmarkStart w:id="28" w:name="_Toc482291125"/>
      <w:bookmarkStart w:id="29" w:name="_Toc482291179"/>
      <w:bookmarkStart w:id="30" w:name="_Toc482291246"/>
      <w:bookmarkStart w:id="31" w:name="_Toc482291306"/>
      <w:bookmarkStart w:id="32" w:name="_Toc482291465"/>
      <w:bookmarkStart w:id="33" w:name="_Toc482291702"/>
      <w:bookmarkStart w:id="34" w:name="_Toc482292046"/>
      <w:bookmarkStart w:id="35" w:name="_Toc482292746"/>
      <w:bookmarkStart w:id="36" w:name="_Toc482292834"/>
      <w:bookmarkStart w:id="37" w:name="_Toc482295397"/>
      <w:bookmarkStart w:id="38" w:name="_Toc482741586"/>
      <w:bookmarkStart w:id="39" w:name="_Toc482741622"/>
      <w:bookmarkStart w:id="40" w:name="_Toc482741674"/>
      <w:bookmarkStart w:id="41" w:name="_Toc482826530"/>
      <w:bookmarkStart w:id="42" w:name="_Toc482890133"/>
      <w:bookmarkStart w:id="43" w:name="_Toc482901084"/>
      <w:bookmarkStart w:id="44" w:name="_Toc482957075"/>
      <w:bookmarkStart w:id="45" w:name="_Toc483583865"/>
      <w:bookmarkStart w:id="46" w:name="_PLANIFICACIÓN"/>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lastRenderedPageBreak/>
        <w:t>MÉTODO</w:t>
      </w:r>
    </w:p>
    <w:p w:rsidR="00DD0F75" w:rsidRDefault="002843C0">
      <w:pPr>
        <w:pStyle w:val="Ttulo2"/>
        <w:numPr>
          <w:ilvl w:val="1"/>
          <w:numId w:val="2"/>
        </w:numPr>
      </w:pPr>
      <w:bookmarkStart w:id="47" w:name="_Toc180078755"/>
      <w:r>
        <w:rPr>
          <w:rFonts w:eastAsiaTheme="minorEastAsia"/>
        </w:rPr>
        <w:t>PARTICIPANTES</w:t>
      </w:r>
      <w:bookmarkEnd w:id="47"/>
    </w:p>
    <w:p w:rsidR="00DE21AB" w:rsidRDefault="00DE21AB" w:rsidP="00DE21AB">
      <w:pPr>
        <w:ind w:left="360" w:firstLine="0"/>
        <w:jc w:val="left"/>
      </w:pPr>
      <w:r>
        <w:t xml:space="preserve">El desarrollo de la </w:t>
      </w:r>
      <w:proofErr w:type="spellStart"/>
      <w:r>
        <w:t>aplicacion</w:t>
      </w:r>
      <w:proofErr w:type="spellEnd"/>
      <w:r>
        <w:t xml:space="preserve"> web Tianguis ha estado a cargo de Stephania Vásquez y Henry ambos estudiantes de la formación profesional desarrollo de aplicaciones web. La repartición global de tareas ha estado dividida pero a la vez supervisada por cada uno de los integrantes. A continuación detalla</w:t>
      </w:r>
    </w:p>
    <w:p w:rsidR="00DE21AB" w:rsidRDefault="00DE21AB" w:rsidP="00DE21AB">
      <w:pPr>
        <w:pStyle w:val="Prrafodelista"/>
        <w:numPr>
          <w:ilvl w:val="0"/>
          <w:numId w:val="13"/>
        </w:numPr>
        <w:jc w:val="left"/>
      </w:pPr>
      <w:proofErr w:type="spellStart"/>
      <w:r>
        <w:t>Stephania</w:t>
      </w:r>
      <w:proofErr w:type="spellEnd"/>
      <w:r>
        <w:t xml:space="preserve">: Responsable del </w:t>
      </w:r>
      <w:proofErr w:type="spellStart"/>
      <w:r>
        <w:t>frontend</w:t>
      </w:r>
      <w:proofErr w:type="spellEnd"/>
      <w:r>
        <w:t xml:space="preserve">, diseño de la interfaz de usuario y desarrollo de la parte visual con HTML, CSS, </w:t>
      </w:r>
      <w:proofErr w:type="spellStart"/>
      <w:r>
        <w:t>Bootstrap</w:t>
      </w:r>
      <w:proofErr w:type="spellEnd"/>
      <w:r>
        <w:t xml:space="preserve">, JavaScript y </w:t>
      </w:r>
      <w:proofErr w:type="spellStart"/>
      <w:r>
        <w:t>jQuery</w:t>
      </w:r>
      <w:proofErr w:type="spellEnd"/>
      <w:r>
        <w:t>.</w:t>
      </w:r>
    </w:p>
    <w:p w:rsidR="00DD0F75" w:rsidRDefault="00DE21AB" w:rsidP="00DE21AB">
      <w:pPr>
        <w:pStyle w:val="Prrafodelista"/>
        <w:numPr>
          <w:ilvl w:val="0"/>
          <w:numId w:val="13"/>
        </w:numPr>
        <w:jc w:val="left"/>
      </w:pPr>
      <w:r>
        <w:t xml:space="preserve">Henry : Responsable del </w:t>
      </w:r>
      <w:proofErr w:type="spellStart"/>
      <w:r>
        <w:t>backend</w:t>
      </w:r>
      <w:proofErr w:type="spellEnd"/>
      <w:r>
        <w:t xml:space="preserve">, lógica de negocio y conexión con la base de datos usando </w:t>
      </w:r>
      <w:proofErr w:type="spellStart"/>
      <w:r>
        <w:t>Laravel</w:t>
      </w:r>
      <w:proofErr w:type="spellEnd"/>
      <w:r>
        <w:t xml:space="preserve"> y </w:t>
      </w:r>
      <w:proofErr w:type="spellStart"/>
      <w:r>
        <w:t>MySQL</w:t>
      </w:r>
      <w:proofErr w:type="spellEnd"/>
      <w:r>
        <w:t>, así como la integración de las funcionalidades de mensajería y buscador</w:t>
      </w:r>
    </w:p>
    <w:p w:rsidR="00DD0F75" w:rsidRDefault="002843C0">
      <w:pPr>
        <w:pStyle w:val="Ttulo2"/>
        <w:numPr>
          <w:ilvl w:val="1"/>
          <w:numId w:val="2"/>
        </w:numPr>
      </w:pPr>
      <w:bookmarkStart w:id="48" w:name="_Toc180078756"/>
      <w:r>
        <w:rPr>
          <w:rFonts w:eastAsiaTheme="minorEastAsia"/>
        </w:rPr>
        <w:t>CONTEXTO</w:t>
      </w:r>
      <w:bookmarkEnd w:id="48"/>
    </w:p>
    <w:p w:rsidR="00DD0F75" w:rsidRDefault="002843C0">
      <w:pPr>
        <w:pStyle w:val="Ttulo2"/>
        <w:numPr>
          <w:ilvl w:val="1"/>
          <w:numId w:val="2"/>
        </w:numPr>
      </w:pPr>
      <w:bookmarkStart w:id="49" w:name="_Toc180078757"/>
      <w:r>
        <w:t>METODOLOGIA EMPLEADA</w:t>
      </w:r>
      <w:bookmarkEnd w:id="49"/>
    </w:p>
    <w:p w:rsidR="00DE21AB" w:rsidRDefault="004956F0" w:rsidP="00DE21AB">
      <w:pPr>
        <w:ind w:left="360" w:firstLine="0"/>
        <w:jc w:val="left"/>
      </w:pPr>
      <w:r>
        <w:t>Uso de la metodología SCRUM, u</w:t>
      </w:r>
      <w:r w:rsidR="00DE21AB">
        <w:t xml:space="preserve">no de los pilares fundamentales para la realización de este proyecto es la planificación semanal de las tareas pendientes. Semanalmente nos poníamos objetivos ambiciosos para poder avanzar a buen ritmo y sobre todo tener espacio para la revisión de la documentación y el código por parte de ambos integrantes y poder exponer nuestras ideas cada poco tiempo. </w:t>
      </w:r>
    </w:p>
    <w:p w:rsidR="00DE21AB" w:rsidRDefault="00DE21AB" w:rsidP="00DE21AB">
      <w:pPr>
        <w:ind w:left="360" w:firstLine="0"/>
        <w:jc w:val="left"/>
      </w:pPr>
      <w:r>
        <w:t>Otro pilar ha sido la comunicación, hemos intentado dentro de nuestras posibilidades que sea fluida para poder ser partícipes de todo el proceso creativo.</w:t>
      </w:r>
    </w:p>
    <w:p w:rsidR="00DE21AB" w:rsidRDefault="00DE21AB" w:rsidP="00DE21AB">
      <w:pPr>
        <w:jc w:val="left"/>
      </w:pPr>
      <w:r>
        <w:t>Las principales tecnologías utilizadas fueron:</w:t>
      </w:r>
    </w:p>
    <w:p w:rsidR="00DE21AB" w:rsidRDefault="00DE21AB" w:rsidP="00DE21AB">
      <w:pPr>
        <w:pStyle w:val="Prrafodelista"/>
        <w:numPr>
          <w:ilvl w:val="0"/>
          <w:numId w:val="14"/>
        </w:numPr>
        <w:jc w:val="left"/>
      </w:pPr>
      <w:proofErr w:type="spellStart"/>
      <w:r>
        <w:t>Backend</w:t>
      </w:r>
      <w:proofErr w:type="spellEnd"/>
      <w:r>
        <w:t xml:space="preserve">: </w:t>
      </w:r>
      <w:proofErr w:type="spellStart"/>
      <w:r>
        <w:t>Laravel</w:t>
      </w:r>
      <w:proofErr w:type="spellEnd"/>
      <w:r>
        <w:t xml:space="preserve"> (PHP) para la lógica del servidor y gestión de datos.</w:t>
      </w:r>
    </w:p>
    <w:p w:rsidR="00DE21AB" w:rsidRDefault="00DE21AB" w:rsidP="00DE21AB">
      <w:pPr>
        <w:pStyle w:val="Prrafodelista"/>
        <w:numPr>
          <w:ilvl w:val="0"/>
          <w:numId w:val="14"/>
        </w:numPr>
        <w:jc w:val="left"/>
      </w:pPr>
      <w:proofErr w:type="spellStart"/>
      <w:r>
        <w:t>Frontend</w:t>
      </w:r>
      <w:proofErr w:type="spellEnd"/>
      <w:r>
        <w:t xml:space="preserve">: HTML, CSS, JavaScript, </w:t>
      </w:r>
      <w:proofErr w:type="spellStart"/>
      <w:r>
        <w:t>Bootstrap</w:t>
      </w:r>
      <w:proofErr w:type="spellEnd"/>
      <w:r>
        <w:t xml:space="preserve"> para el diseño visual y </w:t>
      </w:r>
      <w:proofErr w:type="spellStart"/>
      <w:r>
        <w:t>jQuery</w:t>
      </w:r>
      <w:proofErr w:type="spellEnd"/>
      <w:r>
        <w:t xml:space="preserve"> para la interacción con el servidor.</w:t>
      </w:r>
    </w:p>
    <w:p w:rsidR="00DE21AB" w:rsidRDefault="00DE21AB" w:rsidP="00DE21AB">
      <w:pPr>
        <w:pStyle w:val="Prrafodelista"/>
        <w:numPr>
          <w:ilvl w:val="0"/>
          <w:numId w:val="14"/>
        </w:numPr>
        <w:jc w:val="left"/>
      </w:pPr>
      <w:r>
        <w:t xml:space="preserve">Base de datos: </w:t>
      </w:r>
      <w:proofErr w:type="spellStart"/>
      <w:r>
        <w:t>MySQL</w:t>
      </w:r>
      <w:proofErr w:type="spellEnd"/>
      <w:r>
        <w:t xml:space="preserve"> para almacenar la información de usuarios, productos y mensajes.</w:t>
      </w:r>
    </w:p>
    <w:p w:rsidR="00DD0F75" w:rsidRDefault="00DE21AB" w:rsidP="00DE21AB">
      <w:pPr>
        <w:pStyle w:val="Prrafodelista"/>
        <w:numPr>
          <w:ilvl w:val="0"/>
          <w:numId w:val="14"/>
        </w:numPr>
        <w:jc w:val="left"/>
      </w:pPr>
      <w:r>
        <w:t xml:space="preserve">Servicios de Google: Integración de Google </w:t>
      </w:r>
      <w:proofErr w:type="spellStart"/>
      <w:r>
        <w:t>Maps</w:t>
      </w:r>
      <w:proofErr w:type="spellEnd"/>
      <w:r>
        <w:t xml:space="preserve"> API para la geolocalización de productos si fuera necesario</w:t>
      </w:r>
      <w:r w:rsidR="002843C0">
        <w:t xml:space="preserve">. </w:t>
      </w:r>
    </w:p>
    <w:p w:rsidR="00DD0F75" w:rsidRDefault="002843C0">
      <w:pPr>
        <w:keepNext/>
        <w:ind w:firstLine="0"/>
        <w:jc w:val="center"/>
      </w:pPr>
      <w:r>
        <w:rPr>
          <w:noProof/>
        </w:rPr>
        <w:lastRenderedPageBreak/>
        <w:drawing>
          <wp:inline distT="0" distB="0" distL="0" distR="0">
            <wp:extent cx="5391150" cy="4438650"/>
            <wp:effectExtent l="0" t="0" r="0" b="0"/>
            <wp:docPr id="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4"/>
                    <pic:cNvPicPr>
                      <a:picLocks noChangeAspect="1" noChangeArrowheads="1"/>
                    </pic:cNvPicPr>
                  </pic:nvPicPr>
                  <pic:blipFill>
                    <a:blip r:embed="rId28"/>
                    <a:stretch>
                      <a:fillRect/>
                    </a:stretch>
                  </pic:blipFill>
                  <pic:spPr bwMode="auto">
                    <a:xfrm>
                      <a:off x="0" y="0"/>
                      <a:ext cx="5391150" cy="4438650"/>
                    </a:xfrm>
                    <a:prstGeom prst="rect">
                      <a:avLst/>
                    </a:prstGeom>
                  </pic:spPr>
                </pic:pic>
              </a:graphicData>
            </a:graphic>
          </wp:inline>
        </w:drawing>
      </w:r>
    </w:p>
    <w:p w:rsidR="00DD0F75" w:rsidRDefault="002843C0">
      <w:pPr>
        <w:pStyle w:val="Descripcin"/>
        <w:jc w:val="center"/>
      </w:pPr>
      <w:bookmarkStart w:id="50" w:name="_Toc6750631"/>
      <w:r>
        <w:t xml:space="preserve">Figura </w:t>
      </w:r>
      <w:r>
        <w:fldChar w:fldCharType="begin"/>
      </w:r>
      <w:r>
        <w:instrText>SEQ Figura \* ARABIC</w:instrText>
      </w:r>
      <w:r>
        <w:fldChar w:fldCharType="separate"/>
      </w:r>
      <w:r>
        <w:t>1</w:t>
      </w:r>
      <w:r>
        <w:fldChar w:fldCharType="end"/>
      </w:r>
      <w:bookmarkEnd w:id="50"/>
      <w:r>
        <w:t xml:space="preserve"> – Página Web del Estudio</w:t>
      </w:r>
    </w:p>
    <w:p w:rsidR="00DD0F75" w:rsidRDefault="002843C0">
      <w:r>
        <w:t xml:space="preserve">.    </w:t>
      </w:r>
    </w:p>
    <w:p w:rsidR="00DD0F75" w:rsidRDefault="002843C0">
      <w:pPr>
        <w:pStyle w:val="Ttulo2"/>
        <w:numPr>
          <w:ilvl w:val="1"/>
          <w:numId w:val="2"/>
        </w:numPr>
      </w:pPr>
      <w:bookmarkStart w:id="51" w:name="_Toc180078758"/>
      <w:r>
        <w:t>REALIZACIÓN</w:t>
      </w:r>
      <w:bookmarkEnd w:id="51"/>
    </w:p>
    <w:p w:rsidR="00DD0F75" w:rsidRDefault="00DE21AB">
      <w:r w:rsidRPr="00DE21AB">
        <w:t>El proyecto fue desarrollado en cinco etapas principales:</w:t>
      </w:r>
    </w:p>
    <w:p w:rsidR="00DE21AB" w:rsidRDefault="00DE21AB" w:rsidP="00DE21AB">
      <w:pPr>
        <w:pStyle w:val="Prrafodelista"/>
        <w:numPr>
          <w:ilvl w:val="0"/>
          <w:numId w:val="15"/>
        </w:numPr>
      </w:pPr>
      <w:r w:rsidRPr="00DE21AB">
        <w:t>Creación de grupo y elección de temática de la aplicación</w:t>
      </w:r>
    </w:p>
    <w:p w:rsidR="00DE21AB" w:rsidRDefault="00DE21AB" w:rsidP="00DE21AB">
      <w:pPr>
        <w:pStyle w:val="Prrafodelista"/>
        <w:numPr>
          <w:ilvl w:val="0"/>
          <w:numId w:val="15"/>
        </w:numPr>
      </w:pPr>
      <w:r w:rsidRPr="00DE21AB">
        <w:t xml:space="preserve">Definición de funcionalidades y objetivos de la aplicación: Se </w:t>
      </w:r>
      <w:r w:rsidR="00A30E7C" w:rsidRPr="00DE21AB">
        <w:t>prestó</w:t>
      </w:r>
      <w:r w:rsidRPr="00DE21AB">
        <w:t xml:space="preserve"> especial atención a este paso ya que las siguientes decisiones han sido completamente influenciada por estas decisiones.</w:t>
      </w:r>
    </w:p>
    <w:p w:rsidR="00DE21AB" w:rsidRDefault="00DE21AB" w:rsidP="00DE21AB">
      <w:pPr>
        <w:pStyle w:val="Prrafodelista"/>
        <w:numPr>
          <w:ilvl w:val="0"/>
          <w:numId w:val="15"/>
        </w:numPr>
      </w:pPr>
      <w:r w:rsidRPr="00DE21AB">
        <w:t xml:space="preserve">Creación del </w:t>
      </w:r>
      <w:proofErr w:type="spellStart"/>
      <w:r w:rsidRPr="00DE21AB">
        <w:t>mockup</w:t>
      </w:r>
      <w:proofErr w:type="spellEnd"/>
      <w:r w:rsidRPr="00DE21AB">
        <w:t xml:space="preserve"> basado en las funcionalidades</w:t>
      </w:r>
      <w:r>
        <w:t>.</w:t>
      </w:r>
    </w:p>
    <w:p w:rsidR="00DE21AB" w:rsidRDefault="00DE21AB" w:rsidP="00DE21AB">
      <w:pPr>
        <w:pStyle w:val="Prrafodelista"/>
        <w:numPr>
          <w:ilvl w:val="0"/>
          <w:numId w:val="15"/>
        </w:numPr>
      </w:pPr>
      <w:r w:rsidRPr="00DE21AB">
        <w:t xml:space="preserve">Diseño de la base de datos: Se realizó un modelo de base de datos en </w:t>
      </w:r>
      <w:proofErr w:type="spellStart"/>
      <w:r w:rsidRPr="00DE21AB">
        <w:t>MySQL</w:t>
      </w:r>
      <w:proofErr w:type="spellEnd"/>
      <w:r w:rsidRPr="00DE21AB">
        <w:t xml:space="preserve"> que incluyó tablas para usuarios, productos, mensajes y transacciones.</w:t>
      </w:r>
    </w:p>
    <w:p w:rsidR="00452FA5" w:rsidRDefault="00452FA5" w:rsidP="00452FA5">
      <w:pPr>
        <w:pStyle w:val="Prrafodelista"/>
        <w:ind w:left="1429" w:firstLine="0"/>
      </w:pPr>
      <w:r>
        <w:t>Tablas principales:</w:t>
      </w:r>
    </w:p>
    <w:p w:rsidR="00452FA5" w:rsidRDefault="00452FA5" w:rsidP="00452FA5">
      <w:pPr>
        <w:pStyle w:val="Prrafodelista"/>
        <w:numPr>
          <w:ilvl w:val="1"/>
          <w:numId w:val="15"/>
        </w:numPr>
      </w:pPr>
      <w:r>
        <w:lastRenderedPageBreak/>
        <w:t xml:space="preserve">Usuarios: Esta tabla almacena la información de los usuarios que se han registrado en Tianguis. </w:t>
      </w:r>
    </w:p>
    <w:p w:rsidR="00452FA5" w:rsidRDefault="00452FA5" w:rsidP="00452FA5">
      <w:pPr>
        <w:pStyle w:val="Prrafodelista"/>
        <w:numPr>
          <w:ilvl w:val="0"/>
          <w:numId w:val="17"/>
        </w:numPr>
      </w:pPr>
      <w:proofErr w:type="spellStart"/>
      <w:r>
        <w:t>id_usuario</w:t>
      </w:r>
      <w:proofErr w:type="spellEnd"/>
      <w:r>
        <w:t xml:space="preserve"> (INT, PK, AUTO_INCREMENT): Identificador único del usuario que se autoincrementa automáticamente, es </w:t>
      </w:r>
      <w:proofErr w:type="spellStart"/>
      <w:r>
        <w:t>ademas</w:t>
      </w:r>
      <w:proofErr w:type="spellEnd"/>
      <w:r>
        <w:t xml:space="preserve"> la clave primaria.</w:t>
      </w:r>
    </w:p>
    <w:p w:rsidR="00452FA5" w:rsidRDefault="00452FA5" w:rsidP="00452FA5">
      <w:pPr>
        <w:pStyle w:val="Prrafodelista"/>
        <w:numPr>
          <w:ilvl w:val="0"/>
          <w:numId w:val="17"/>
        </w:numPr>
      </w:pPr>
      <w:proofErr w:type="spellStart"/>
      <w:r>
        <w:t>nick</w:t>
      </w:r>
      <w:proofErr w:type="spellEnd"/>
      <w:r>
        <w:t xml:space="preserve"> (VARCHAR, UNIQUE): Nombre de usuario, es único </w:t>
      </w:r>
      <w:proofErr w:type="gramStart"/>
      <w:r>
        <w:t>también..</w:t>
      </w:r>
      <w:proofErr w:type="gramEnd"/>
    </w:p>
    <w:p w:rsidR="00452FA5" w:rsidRDefault="00452FA5" w:rsidP="00452FA5">
      <w:pPr>
        <w:pStyle w:val="Prrafodelista"/>
        <w:numPr>
          <w:ilvl w:val="0"/>
          <w:numId w:val="17"/>
        </w:numPr>
      </w:pPr>
      <w:proofErr w:type="spellStart"/>
      <w:r>
        <w:t>nombre_real</w:t>
      </w:r>
      <w:proofErr w:type="spellEnd"/>
      <w:r>
        <w:t xml:space="preserve"> (VARCHAR): Nombre real del usuario.</w:t>
      </w:r>
    </w:p>
    <w:p w:rsidR="00452FA5" w:rsidRDefault="00452FA5" w:rsidP="00452FA5">
      <w:pPr>
        <w:pStyle w:val="Prrafodelista"/>
        <w:numPr>
          <w:ilvl w:val="0"/>
          <w:numId w:val="17"/>
        </w:numPr>
      </w:pPr>
      <w:r>
        <w:t>correo (VARCHAR, UNIQUE): Correo electrónico del usuario.</w:t>
      </w:r>
    </w:p>
    <w:p w:rsidR="00452FA5" w:rsidRDefault="00452FA5" w:rsidP="00452FA5">
      <w:pPr>
        <w:pStyle w:val="Prrafodelista"/>
        <w:numPr>
          <w:ilvl w:val="0"/>
          <w:numId w:val="17"/>
        </w:numPr>
      </w:pPr>
      <w:r>
        <w:t>contraseña (VARCHAR): Contraseña.</w:t>
      </w:r>
    </w:p>
    <w:p w:rsidR="00452FA5" w:rsidRDefault="00452FA5" w:rsidP="00452FA5">
      <w:pPr>
        <w:pStyle w:val="Prrafodelista"/>
        <w:numPr>
          <w:ilvl w:val="0"/>
          <w:numId w:val="17"/>
        </w:numPr>
      </w:pPr>
      <w:proofErr w:type="spellStart"/>
      <w:r>
        <w:t>fecha_nacimiento</w:t>
      </w:r>
      <w:proofErr w:type="spellEnd"/>
      <w:r>
        <w:t xml:space="preserve"> (DATE): Fecha de nacimiento del usuario.</w:t>
      </w:r>
    </w:p>
    <w:p w:rsidR="00452FA5" w:rsidRDefault="00452FA5" w:rsidP="00452FA5">
      <w:pPr>
        <w:pStyle w:val="Prrafodelista"/>
        <w:numPr>
          <w:ilvl w:val="0"/>
          <w:numId w:val="17"/>
        </w:numPr>
      </w:pPr>
      <w:proofErr w:type="spellStart"/>
      <w:r>
        <w:t>direccion_envio</w:t>
      </w:r>
      <w:proofErr w:type="spellEnd"/>
      <w:r>
        <w:t xml:space="preserve"> (VARCHAR): Dirección del usuario para el envío de productos comprados.</w:t>
      </w:r>
    </w:p>
    <w:p w:rsidR="00452FA5" w:rsidRDefault="00452FA5" w:rsidP="00452FA5">
      <w:pPr>
        <w:pStyle w:val="Prrafodelista"/>
        <w:numPr>
          <w:ilvl w:val="0"/>
          <w:numId w:val="17"/>
        </w:numPr>
      </w:pPr>
      <w:proofErr w:type="spellStart"/>
      <w:r>
        <w:t>telefono</w:t>
      </w:r>
      <w:proofErr w:type="spellEnd"/>
      <w:r>
        <w:t xml:space="preserve"> (VARCHAR): Número de teléfono del usuario.</w:t>
      </w:r>
    </w:p>
    <w:p w:rsidR="00452FA5" w:rsidRDefault="00452FA5" w:rsidP="00452FA5">
      <w:pPr>
        <w:pStyle w:val="Prrafodelista"/>
        <w:ind w:left="2149" w:firstLine="0"/>
      </w:pPr>
    </w:p>
    <w:p w:rsidR="00452FA5" w:rsidRDefault="00452FA5" w:rsidP="00452FA5">
      <w:pPr>
        <w:pStyle w:val="Prrafodelista"/>
        <w:numPr>
          <w:ilvl w:val="1"/>
          <w:numId w:val="15"/>
        </w:numPr>
      </w:pPr>
      <w:r>
        <w:t xml:space="preserve">Productos: </w:t>
      </w:r>
      <w:r w:rsidRPr="00443CC7">
        <w:t>Esta tabla almacena los productos que los usuarios ponen a la venta.</w:t>
      </w:r>
    </w:p>
    <w:p w:rsidR="00452FA5" w:rsidRDefault="00452FA5" w:rsidP="00452FA5">
      <w:pPr>
        <w:pStyle w:val="Prrafodelista"/>
        <w:numPr>
          <w:ilvl w:val="0"/>
          <w:numId w:val="18"/>
        </w:numPr>
      </w:pPr>
      <w:proofErr w:type="spellStart"/>
      <w:r>
        <w:t>id_producto</w:t>
      </w:r>
      <w:proofErr w:type="spellEnd"/>
      <w:r>
        <w:t xml:space="preserve"> (INT, PK, AUTO_INCREMENT): Identificador único del producto, se crea automáticamente y es la clave primaria.</w:t>
      </w:r>
    </w:p>
    <w:p w:rsidR="00452FA5" w:rsidRDefault="00452FA5" w:rsidP="00452FA5">
      <w:pPr>
        <w:pStyle w:val="Prrafodelista"/>
        <w:numPr>
          <w:ilvl w:val="0"/>
          <w:numId w:val="18"/>
        </w:numPr>
      </w:pPr>
      <w:proofErr w:type="spellStart"/>
      <w:r>
        <w:t>id_usuario</w:t>
      </w:r>
      <w:proofErr w:type="spellEnd"/>
      <w:r>
        <w:t xml:space="preserve"> (INT, FK): El producto publicado </w:t>
      </w:r>
      <w:proofErr w:type="spellStart"/>
      <w:r>
        <w:t>esta</w:t>
      </w:r>
      <w:proofErr w:type="spellEnd"/>
      <w:r>
        <w:t xml:space="preserve"> relacionado con el id del usuario.</w:t>
      </w:r>
    </w:p>
    <w:p w:rsidR="00452FA5" w:rsidRDefault="00452FA5" w:rsidP="00452FA5">
      <w:pPr>
        <w:pStyle w:val="Prrafodelista"/>
        <w:numPr>
          <w:ilvl w:val="0"/>
          <w:numId w:val="18"/>
        </w:numPr>
      </w:pPr>
      <w:proofErr w:type="spellStart"/>
      <w:r>
        <w:t>nombre_producto</w:t>
      </w:r>
      <w:proofErr w:type="spellEnd"/>
      <w:r>
        <w:t xml:space="preserve"> (VARCHAR): Nombre del producto en venta.</w:t>
      </w:r>
    </w:p>
    <w:p w:rsidR="00452FA5" w:rsidRDefault="00452FA5" w:rsidP="00452FA5">
      <w:pPr>
        <w:pStyle w:val="Prrafodelista"/>
        <w:numPr>
          <w:ilvl w:val="0"/>
          <w:numId w:val="18"/>
        </w:numPr>
      </w:pPr>
      <w:proofErr w:type="spellStart"/>
      <w:r>
        <w:t>descripcion</w:t>
      </w:r>
      <w:proofErr w:type="spellEnd"/>
      <w:r>
        <w:t xml:space="preserve"> (TEXT): Descripción detallada del producto.</w:t>
      </w:r>
    </w:p>
    <w:p w:rsidR="00A30E7C" w:rsidRDefault="005A1FE6" w:rsidP="00452FA5">
      <w:pPr>
        <w:pStyle w:val="Prrafodelista"/>
        <w:numPr>
          <w:ilvl w:val="0"/>
          <w:numId w:val="18"/>
        </w:numPr>
      </w:pPr>
      <w:proofErr w:type="spellStart"/>
      <w:r>
        <w:t>c</w:t>
      </w:r>
      <w:r w:rsidR="00A30E7C">
        <w:t>a</w:t>
      </w:r>
      <w:r>
        <w:t>tegoria</w:t>
      </w:r>
      <w:proofErr w:type="spellEnd"/>
      <w:r w:rsidR="00A30E7C">
        <w:t xml:space="preserve"> (ENUM</w:t>
      </w:r>
      <w:r>
        <w:t xml:space="preserve"> </w:t>
      </w:r>
      <w:r w:rsidR="00A30E7C">
        <w:t>('</w:t>
      </w:r>
      <w:r>
        <w:t>m</w:t>
      </w:r>
      <w:r w:rsidR="00A30E7C">
        <w:t>oda', '</w:t>
      </w:r>
      <w:r>
        <w:t>tecnología', 'hogar'</w:t>
      </w:r>
      <w:r w:rsidR="00A30E7C">
        <w:t>))</w:t>
      </w:r>
    </w:p>
    <w:p w:rsidR="00452FA5" w:rsidRDefault="00452FA5" w:rsidP="00452FA5">
      <w:pPr>
        <w:pStyle w:val="Prrafodelista"/>
        <w:numPr>
          <w:ilvl w:val="0"/>
          <w:numId w:val="18"/>
        </w:numPr>
      </w:pPr>
      <w:proofErr w:type="spellStart"/>
      <w:r>
        <w:t>estado_conservacion</w:t>
      </w:r>
      <w:proofErr w:type="spellEnd"/>
      <w:r>
        <w:t xml:space="preserve"> (ENUM</w:t>
      </w:r>
      <w:r w:rsidR="005A1FE6">
        <w:t xml:space="preserve"> ('nuevo', 'poco usado', 'd</w:t>
      </w:r>
      <w:r>
        <w:t>esgastado')): solo se podrá elegir estas opciones.</w:t>
      </w:r>
    </w:p>
    <w:p w:rsidR="00452FA5" w:rsidRDefault="00452FA5" w:rsidP="00452FA5">
      <w:pPr>
        <w:pStyle w:val="Prrafodelista"/>
        <w:numPr>
          <w:ilvl w:val="0"/>
          <w:numId w:val="18"/>
        </w:numPr>
      </w:pPr>
      <w:r>
        <w:t>precio (INT): Precio sin decimales.</w:t>
      </w:r>
    </w:p>
    <w:p w:rsidR="00452FA5" w:rsidRDefault="005A1FE6" w:rsidP="00452FA5">
      <w:pPr>
        <w:pStyle w:val="Prrafodelista"/>
        <w:numPr>
          <w:ilvl w:val="0"/>
          <w:numId w:val="18"/>
        </w:numPr>
      </w:pPr>
      <w:r>
        <w:t>i</w:t>
      </w:r>
      <w:r w:rsidR="00452FA5">
        <w:t>magen: AQUI NO SE QUE SE CARGA…</w:t>
      </w:r>
    </w:p>
    <w:p w:rsidR="00452FA5" w:rsidRDefault="00452FA5" w:rsidP="00452FA5">
      <w:pPr>
        <w:pStyle w:val="Prrafodelista"/>
        <w:numPr>
          <w:ilvl w:val="0"/>
          <w:numId w:val="18"/>
        </w:numPr>
      </w:pPr>
      <w:proofErr w:type="spellStart"/>
      <w:r>
        <w:t>fecha_publicacion</w:t>
      </w:r>
      <w:proofErr w:type="spellEnd"/>
      <w:r>
        <w:t xml:space="preserve"> (DATETIME DEFAULT CURRENT_TIMESTAMP): Fecha de publicación del anuncio que se generara automáticamente.</w:t>
      </w:r>
    </w:p>
    <w:p w:rsidR="00452FA5" w:rsidRDefault="00452FA5" w:rsidP="00452FA5">
      <w:pPr>
        <w:pStyle w:val="Prrafodelista"/>
        <w:numPr>
          <w:ilvl w:val="0"/>
          <w:numId w:val="18"/>
        </w:numPr>
      </w:pPr>
      <w:r>
        <w:t>estado (ENUM</w:t>
      </w:r>
      <w:r w:rsidR="005A1FE6">
        <w:t xml:space="preserve"> </w:t>
      </w:r>
      <w:r>
        <w:t>('en venta', ‘vendido')): Estado de la venta, esto se podrá visualizar en el apartado de productos del usuario.</w:t>
      </w:r>
    </w:p>
    <w:p w:rsidR="00452FA5" w:rsidRDefault="00452FA5" w:rsidP="00452FA5">
      <w:pPr>
        <w:pStyle w:val="Prrafodelista"/>
        <w:numPr>
          <w:ilvl w:val="1"/>
          <w:numId w:val="15"/>
        </w:numPr>
      </w:pPr>
      <w:r>
        <w:lastRenderedPageBreak/>
        <w:t xml:space="preserve">Ofertas: </w:t>
      </w:r>
      <w:r w:rsidRPr="00443CC7">
        <w:t>Esta tabla almacenara las ofertas que realizan los compradores a los vendedores en el desplegable que señala si oferta el precio original o con los descuentos aplicados. Una vez aceptado el pedido a través del correo llega un enlace para seleccionar la forma de compra.</w:t>
      </w:r>
    </w:p>
    <w:p w:rsidR="00452FA5" w:rsidRDefault="00452FA5" w:rsidP="00452FA5">
      <w:pPr>
        <w:pStyle w:val="Prrafodelista"/>
        <w:numPr>
          <w:ilvl w:val="0"/>
          <w:numId w:val="19"/>
        </w:numPr>
      </w:pPr>
      <w:proofErr w:type="spellStart"/>
      <w:r>
        <w:t>id_transaccion</w:t>
      </w:r>
      <w:proofErr w:type="spellEnd"/>
      <w:r>
        <w:t xml:space="preserve"> (INT, PK, AUTO_INCREMENT): Identificador único de la transacción.</w:t>
      </w:r>
    </w:p>
    <w:p w:rsidR="00452FA5" w:rsidRDefault="00452FA5" w:rsidP="00452FA5">
      <w:pPr>
        <w:pStyle w:val="Prrafodelista"/>
        <w:numPr>
          <w:ilvl w:val="0"/>
          <w:numId w:val="19"/>
        </w:numPr>
      </w:pPr>
      <w:proofErr w:type="spellStart"/>
      <w:r>
        <w:t>id_comprador</w:t>
      </w:r>
      <w:proofErr w:type="spellEnd"/>
      <w:r>
        <w:t xml:space="preserve"> (INT, FK): Usuario que realiza la compra (relacionado con la tabla usuarios).</w:t>
      </w:r>
    </w:p>
    <w:p w:rsidR="00452FA5" w:rsidRDefault="00452FA5" w:rsidP="00452FA5">
      <w:pPr>
        <w:pStyle w:val="Prrafodelista"/>
        <w:numPr>
          <w:ilvl w:val="0"/>
          <w:numId w:val="19"/>
        </w:numPr>
      </w:pPr>
      <w:proofErr w:type="spellStart"/>
      <w:r>
        <w:t>id_vendedor</w:t>
      </w:r>
      <w:proofErr w:type="spellEnd"/>
      <w:r>
        <w:t xml:space="preserve"> (INT, FK): Usuario que vende el producto (relacionado con la tabla usuarios).</w:t>
      </w:r>
    </w:p>
    <w:p w:rsidR="00452FA5" w:rsidRDefault="00452FA5" w:rsidP="00452FA5">
      <w:pPr>
        <w:pStyle w:val="Prrafodelista"/>
        <w:numPr>
          <w:ilvl w:val="0"/>
          <w:numId w:val="19"/>
        </w:numPr>
      </w:pPr>
      <w:proofErr w:type="spellStart"/>
      <w:r>
        <w:t>id_producto</w:t>
      </w:r>
      <w:proofErr w:type="spellEnd"/>
      <w:r>
        <w:t xml:space="preserve"> (INT, FK): Producto que está siendo comprado (relacionado con la tabla productos).</w:t>
      </w:r>
    </w:p>
    <w:p w:rsidR="00452FA5" w:rsidRDefault="00452FA5" w:rsidP="00452FA5">
      <w:pPr>
        <w:pStyle w:val="Prrafodelista"/>
        <w:numPr>
          <w:ilvl w:val="0"/>
          <w:numId w:val="19"/>
        </w:numPr>
      </w:pPr>
      <w:proofErr w:type="spellStart"/>
      <w:r>
        <w:t>precio_ofrecido</w:t>
      </w:r>
      <w:proofErr w:type="spellEnd"/>
      <w:r>
        <w:t xml:space="preserve"> (INT): Precio ofrecido por el comprador o el desplegable de las ofertas</w:t>
      </w:r>
    </w:p>
    <w:p w:rsidR="00452FA5" w:rsidRDefault="00452FA5" w:rsidP="00452FA5">
      <w:pPr>
        <w:pStyle w:val="Prrafodelista"/>
        <w:numPr>
          <w:ilvl w:val="0"/>
          <w:numId w:val="19"/>
        </w:numPr>
      </w:pPr>
      <w:proofErr w:type="spellStart"/>
      <w:r>
        <w:t>estado_transaccion</w:t>
      </w:r>
      <w:proofErr w:type="spellEnd"/>
      <w:r>
        <w:t xml:space="preserve"> (ENUM('pendiente', 'aceptada', 'rechazada', 'cancelada', 'finalizada')): Estado de la transacción.</w:t>
      </w:r>
    </w:p>
    <w:p w:rsidR="00452FA5" w:rsidRDefault="00452FA5" w:rsidP="00452FA5">
      <w:pPr>
        <w:pStyle w:val="Prrafodelista"/>
        <w:numPr>
          <w:ilvl w:val="1"/>
          <w:numId w:val="15"/>
        </w:numPr>
      </w:pPr>
      <w:r>
        <w:t xml:space="preserve">Mensajes: </w:t>
      </w:r>
      <w:r w:rsidRPr="00443CC7">
        <w:t xml:space="preserve">La realización de la tabla de los mensajes </w:t>
      </w:r>
      <w:proofErr w:type="spellStart"/>
      <w:r w:rsidRPr="00443CC7">
        <w:t>esta</w:t>
      </w:r>
      <w:proofErr w:type="spellEnd"/>
      <w:r w:rsidRPr="00443CC7">
        <w:t xml:space="preserve"> pendiente de ver si finalmente lo implementamos.</w:t>
      </w:r>
    </w:p>
    <w:p w:rsidR="00452FA5" w:rsidRDefault="00452FA5" w:rsidP="00452FA5">
      <w:pPr>
        <w:pStyle w:val="Prrafodelista"/>
        <w:numPr>
          <w:ilvl w:val="0"/>
          <w:numId w:val="20"/>
        </w:numPr>
      </w:pPr>
      <w:proofErr w:type="spellStart"/>
      <w:r>
        <w:t>d_mensaje</w:t>
      </w:r>
      <w:proofErr w:type="spellEnd"/>
      <w:r>
        <w:t xml:space="preserve"> (INT, PK, AUTO_INCREMENT): Identificador único del mensaje.</w:t>
      </w:r>
    </w:p>
    <w:p w:rsidR="00452FA5" w:rsidRDefault="00452FA5" w:rsidP="00452FA5">
      <w:pPr>
        <w:pStyle w:val="Prrafodelista"/>
        <w:numPr>
          <w:ilvl w:val="0"/>
          <w:numId w:val="20"/>
        </w:numPr>
      </w:pPr>
      <w:proofErr w:type="spellStart"/>
      <w:r>
        <w:t>id_remitente</w:t>
      </w:r>
      <w:proofErr w:type="spellEnd"/>
      <w:r>
        <w:t xml:space="preserve"> (INT, FK): Usuario que envía el mensaje (relacionado con usuarios).</w:t>
      </w:r>
    </w:p>
    <w:p w:rsidR="00452FA5" w:rsidRDefault="00452FA5" w:rsidP="00452FA5">
      <w:pPr>
        <w:pStyle w:val="Prrafodelista"/>
        <w:numPr>
          <w:ilvl w:val="0"/>
          <w:numId w:val="20"/>
        </w:numPr>
      </w:pPr>
      <w:proofErr w:type="spellStart"/>
      <w:r>
        <w:t>id_destinatario</w:t>
      </w:r>
      <w:proofErr w:type="spellEnd"/>
      <w:r>
        <w:t xml:space="preserve"> (INT, FK): Usuario que recibe el mensaje (relacionado con usuarios).</w:t>
      </w:r>
    </w:p>
    <w:p w:rsidR="00452FA5" w:rsidRDefault="00452FA5" w:rsidP="00452FA5">
      <w:pPr>
        <w:pStyle w:val="Prrafodelista"/>
        <w:numPr>
          <w:ilvl w:val="0"/>
          <w:numId w:val="20"/>
        </w:numPr>
      </w:pPr>
      <w:proofErr w:type="spellStart"/>
      <w:r>
        <w:t>id_producto</w:t>
      </w:r>
      <w:proofErr w:type="spellEnd"/>
      <w:r>
        <w:t xml:space="preserve"> (INT, FK): Producto relacionado con la conversación.</w:t>
      </w:r>
    </w:p>
    <w:p w:rsidR="00452FA5" w:rsidRDefault="00452FA5" w:rsidP="00452FA5">
      <w:pPr>
        <w:pStyle w:val="Prrafodelista"/>
        <w:numPr>
          <w:ilvl w:val="0"/>
          <w:numId w:val="20"/>
        </w:numPr>
      </w:pPr>
      <w:r>
        <w:t>contenido (TEXT): Texto del mensaje.</w:t>
      </w:r>
    </w:p>
    <w:p w:rsidR="00452FA5" w:rsidRDefault="00452FA5" w:rsidP="00452FA5">
      <w:pPr>
        <w:pStyle w:val="Prrafodelista"/>
        <w:numPr>
          <w:ilvl w:val="1"/>
          <w:numId w:val="15"/>
        </w:numPr>
      </w:pPr>
      <w:r>
        <w:t xml:space="preserve">Pedidos: </w:t>
      </w:r>
      <w:r w:rsidRPr="00443CC7">
        <w:t>na vez se acepta el precio del comprador se guarda la información de la tabla de pedidos donde tienes que elegir la elección de la forma de compra.</w:t>
      </w:r>
    </w:p>
    <w:p w:rsidR="00452FA5" w:rsidRDefault="00452FA5" w:rsidP="00452FA5">
      <w:pPr>
        <w:pStyle w:val="Prrafodelista"/>
        <w:numPr>
          <w:ilvl w:val="0"/>
          <w:numId w:val="21"/>
        </w:numPr>
      </w:pPr>
      <w:proofErr w:type="spellStart"/>
      <w:r>
        <w:t>id_pedido</w:t>
      </w:r>
      <w:proofErr w:type="spellEnd"/>
      <w:r>
        <w:t xml:space="preserve"> (INT, PK, AUTO_INCREMENT): Identificador único del pedido.</w:t>
      </w:r>
    </w:p>
    <w:p w:rsidR="00452FA5" w:rsidRDefault="00452FA5" w:rsidP="00452FA5">
      <w:pPr>
        <w:pStyle w:val="Prrafodelista"/>
        <w:numPr>
          <w:ilvl w:val="0"/>
          <w:numId w:val="21"/>
        </w:numPr>
      </w:pPr>
      <w:proofErr w:type="spellStart"/>
      <w:r>
        <w:lastRenderedPageBreak/>
        <w:t>id_comprador</w:t>
      </w:r>
      <w:proofErr w:type="spellEnd"/>
      <w:r>
        <w:t xml:space="preserve"> (INT, FK): Usuario que realiza el pedido (relacionado con usuarios).</w:t>
      </w:r>
    </w:p>
    <w:p w:rsidR="00452FA5" w:rsidRDefault="00452FA5" w:rsidP="00452FA5">
      <w:pPr>
        <w:pStyle w:val="Prrafodelista"/>
        <w:numPr>
          <w:ilvl w:val="0"/>
          <w:numId w:val="21"/>
        </w:numPr>
      </w:pPr>
      <w:proofErr w:type="spellStart"/>
      <w:r>
        <w:t>id_producto</w:t>
      </w:r>
      <w:proofErr w:type="spellEnd"/>
      <w:r>
        <w:t xml:space="preserve"> (INT, FK): Producto que se está comprando.</w:t>
      </w:r>
    </w:p>
    <w:p w:rsidR="00452FA5" w:rsidRDefault="00452FA5" w:rsidP="00452FA5">
      <w:pPr>
        <w:pStyle w:val="Prrafodelista"/>
        <w:numPr>
          <w:ilvl w:val="0"/>
          <w:numId w:val="21"/>
        </w:numPr>
      </w:pPr>
      <w:proofErr w:type="spellStart"/>
      <w:r>
        <w:t>estado_pedido</w:t>
      </w:r>
      <w:proofErr w:type="spellEnd"/>
      <w:r>
        <w:t xml:space="preserve"> (</w:t>
      </w:r>
      <w:proofErr w:type="gramStart"/>
      <w:r>
        <w:t>ENUM(</w:t>
      </w:r>
      <w:proofErr w:type="gramEnd"/>
      <w:r>
        <w:t>'pendiente', 'comprado', 'cancelado')): Estado del pedido.</w:t>
      </w:r>
    </w:p>
    <w:p w:rsidR="00452FA5" w:rsidRDefault="00452FA5" w:rsidP="00452FA5">
      <w:pPr>
        <w:pStyle w:val="Prrafodelista"/>
        <w:numPr>
          <w:ilvl w:val="0"/>
          <w:numId w:val="21"/>
        </w:numPr>
      </w:pPr>
      <w:proofErr w:type="spellStart"/>
      <w:r>
        <w:t>metodo_pago</w:t>
      </w:r>
      <w:proofErr w:type="spellEnd"/>
      <w:r>
        <w:t xml:space="preserve"> (</w:t>
      </w:r>
      <w:proofErr w:type="gramStart"/>
      <w:r>
        <w:t>ENUM( '</w:t>
      </w:r>
      <w:proofErr w:type="spellStart"/>
      <w:proofErr w:type="gramEnd"/>
      <w:r>
        <w:t>pago_contra_reembolso</w:t>
      </w:r>
      <w:proofErr w:type="spellEnd"/>
      <w:r>
        <w:t>', 'tarjeta')): Método de pago seleccionado.</w:t>
      </w:r>
    </w:p>
    <w:p w:rsidR="00452FA5" w:rsidRDefault="00452FA5" w:rsidP="00452FA5">
      <w:pPr>
        <w:ind w:left="1776" w:firstLine="0"/>
      </w:pPr>
      <w:r>
        <w:t>Relaciones entre tablas:</w:t>
      </w:r>
    </w:p>
    <w:p w:rsidR="00452FA5" w:rsidRDefault="00452FA5" w:rsidP="00452FA5">
      <w:pPr>
        <w:pStyle w:val="Prrafodelista"/>
        <w:numPr>
          <w:ilvl w:val="0"/>
          <w:numId w:val="22"/>
        </w:numPr>
        <w:ind w:left="2496"/>
      </w:pPr>
      <w:r>
        <w:t>Usuarios está relacionado con productos, ya que cada usuario puede tener varios productos en venta.</w:t>
      </w:r>
    </w:p>
    <w:p w:rsidR="00452FA5" w:rsidRDefault="00452FA5" w:rsidP="00452FA5">
      <w:pPr>
        <w:pStyle w:val="Prrafodelista"/>
        <w:numPr>
          <w:ilvl w:val="0"/>
          <w:numId w:val="22"/>
        </w:numPr>
        <w:ind w:left="2496"/>
      </w:pPr>
      <w:r>
        <w:t>Productos está relacionado con transacciones, mensajes, y ofertas para controlar las compras y la comunicación entre usuarios.</w:t>
      </w:r>
    </w:p>
    <w:p w:rsidR="00452FA5" w:rsidRDefault="00452FA5" w:rsidP="00452FA5">
      <w:pPr>
        <w:pStyle w:val="Prrafodelista"/>
        <w:numPr>
          <w:ilvl w:val="0"/>
          <w:numId w:val="22"/>
        </w:numPr>
        <w:ind w:left="2496"/>
      </w:pPr>
      <w:r>
        <w:t>Mensajes conecta a dos usuarios (remitente y destinatario) y también está vinculado al producto del que hablan.</w:t>
      </w:r>
    </w:p>
    <w:p w:rsidR="00452FA5" w:rsidRDefault="00452FA5" w:rsidP="00452FA5">
      <w:pPr>
        <w:pStyle w:val="Prrafodelista"/>
        <w:numPr>
          <w:ilvl w:val="0"/>
          <w:numId w:val="22"/>
        </w:numPr>
        <w:ind w:left="2496"/>
      </w:pPr>
      <w:r>
        <w:t>Ofertas permite registrar las propuestas de los compradores sobre el precio de los productos en venta.</w:t>
      </w:r>
    </w:p>
    <w:p w:rsidR="00452FA5" w:rsidRDefault="00452FA5" w:rsidP="00452FA5">
      <w:pPr>
        <w:pStyle w:val="Prrafodelista"/>
        <w:numPr>
          <w:ilvl w:val="0"/>
          <w:numId w:val="22"/>
        </w:numPr>
        <w:ind w:left="2496"/>
      </w:pPr>
      <w:r>
        <w:t>Transacciones almacena cada compra o venta entre dos usuarios.</w:t>
      </w:r>
    </w:p>
    <w:p w:rsidR="00452FA5" w:rsidRDefault="00452FA5" w:rsidP="00452FA5">
      <w:pPr>
        <w:pStyle w:val="Prrafodelista"/>
        <w:numPr>
          <w:ilvl w:val="0"/>
          <w:numId w:val="22"/>
        </w:numPr>
        <w:ind w:left="2496"/>
      </w:pPr>
      <w:r>
        <w:t>Pedidos almacena los detalles de las compras que un usuario realiza, y está vinculado a la tabla de productos.</w:t>
      </w:r>
    </w:p>
    <w:p w:rsidR="00452FA5" w:rsidRDefault="00452FA5" w:rsidP="00452FA5">
      <w:pPr>
        <w:pStyle w:val="Prrafodelista"/>
        <w:ind w:left="2496" w:firstLine="0"/>
      </w:pPr>
    </w:p>
    <w:p w:rsidR="00452FA5" w:rsidRDefault="00452FA5" w:rsidP="00452FA5">
      <w:pPr>
        <w:ind w:left="1068"/>
      </w:pPr>
      <w:r>
        <w:t>Esquema de la Base de Datos y sus relaciones con las tablas:</w:t>
      </w:r>
    </w:p>
    <w:p w:rsidR="00452FA5" w:rsidRDefault="00452FA5" w:rsidP="00452FA5">
      <w:pPr>
        <w:pStyle w:val="Prrafodelista"/>
        <w:numPr>
          <w:ilvl w:val="0"/>
          <w:numId w:val="22"/>
        </w:numPr>
        <w:ind w:left="2496"/>
      </w:pPr>
      <w:r>
        <w:t xml:space="preserve">usuarios (1) - (n) productos </w:t>
      </w:r>
    </w:p>
    <w:p w:rsidR="00452FA5" w:rsidRDefault="00452FA5" w:rsidP="00452FA5">
      <w:pPr>
        <w:pStyle w:val="Prrafodelista"/>
        <w:numPr>
          <w:ilvl w:val="0"/>
          <w:numId w:val="22"/>
        </w:numPr>
        <w:ind w:left="2496"/>
      </w:pPr>
      <w:r>
        <w:t xml:space="preserve">productos (1) - (n) transacciones </w:t>
      </w:r>
    </w:p>
    <w:p w:rsidR="00452FA5" w:rsidRDefault="00452FA5" w:rsidP="00452FA5">
      <w:pPr>
        <w:pStyle w:val="Prrafodelista"/>
        <w:numPr>
          <w:ilvl w:val="0"/>
          <w:numId w:val="22"/>
        </w:numPr>
        <w:ind w:left="2496"/>
      </w:pPr>
      <w:r>
        <w:t xml:space="preserve">productos (1) - (n) mensajes </w:t>
      </w:r>
    </w:p>
    <w:p w:rsidR="00452FA5" w:rsidRDefault="00452FA5" w:rsidP="00452FA5">
      <w:pPr>
        <w:pStyle w:val="Prrafodelista"/>
        <w:numPr>
          <w:ilvl w:val="0"/>
          <w:numId w:val="22"/>
        </w:numPr>
        <w:ind w:left="2496"/>
      </w:pPr>
      <w:r>
        <w:t xml:space="preserve">productos (1) - (n) ofertas </w:t>
      </w:r>
    </w:p>
    <w:p w:rsidR="00452FA5" w:rsidRDefault="00452FA5" w:rsidP="00452FA5">
      <w:pPr>
        <w:pStyle w:val="Prrafodelista"/>
        <w:numPr>
          <w:ilvl w:val="0"/>
          <w:numId w:val="22"/>
        </w:numPr>
        <w:ind w:left="2496"/>
      </w:pPr>
      <w:r>
        <w:t xml:space="preserve">usuarios (1) - (n) transacciones </w:t>
      </w:r>
    </w:p>
    <w:p w:rsidR="00452FA5" w:rsidRDefault="00452FA5" w:rsidP="00452FA5">
      <w:pPr>
        <w:pStyle w:val="Prrafodelista"/>
        <w:numPr>
          <w:ilvl w:val="0"/>
          <w:numId w:val="22"/>
        </w:numPr>
        <w:ind w:left="2496"/>
      </w:pPr>
      <w:r>
        <w:t xml:space="preserve">usuarios (1) - (n) mensajes </w:t>
      </w:r>
    </w:p>
    <w:p w:rsidR="00452FA5" w:rsidRDefault="00452FA5" w:rsidP="00452FA5">
      <w:pPr>
        <w:pStyle w:val="Prrafodelista"/>
        <w:numPr>
          <w:ilvl w:val="0"/>
          <w:numId w:val="22"/>
        </w:numPr>
        <w:ind w:left="2496"/>
      </w:pPr>
      <w:r>
        <w:t xml:space="preserve">usuarios (1) - (n) ofertas </w:t>
      </w:r>
    </w:p>
    <w:p w:rsidR="00452FA5" w:rsidRDefault="00452FA5" w:rsidP="00452FA5">
      <w:pPr>
        <w:pStyle w:val="Prrafodelista"/>
        <w:numPr>
          <w:ilvl w:val="0"/>
          <w:numId w:val="22"/>
        </w:numPr>
        <w:ind w:left="2496"/>
      </w:pPr>
      <w:r>
        <w:t xml:space="preserve">usuarios (1) - (n) pedidos </w:t>
      </w:r>
    </w:p>
    <w:p w:rsidR="00452FA5" w:rsidRDefault="00452FA5" w:rsidP="00452FA5">
      <w:pPr>
        <w:pStyle w:val="Prrafodelista"/>
        <w:numPr>
          <w:ilvl w:val="0"/>
          <w:numId w:val="22"/>
        </w:numPr>
        <w:ind w:left="2496"/>
      </w:pPr>
      <w:r>
        <w:t>productos (1) - (n) pedidos</w:t>
      </w:r>
    </w:p>
    <w:p w:rsidR="00443CC7" w:rsidRDefault="00443CC7" w:rsidP="00443CC7">
      <w:pPr>
        <w:pStyle w:val="Prrafodelista"/>
        <w:ind w:left="1429" w:firstLine="0"/>
      </w:pPr>
    </w:p>
    <w:p w:rsidR="00443CC7" w:rsidRDefault="00443CC7" w:rsidP="00452FA5">
      <w:pPr>
        <w:pStyle w:val="Prrafodelista"/>
        <w:numPr>
          <w:ilvl w:val="0"/>
          <w:numId w:val="15"/>
        </w:numPr>
      </w:pPr>
      <w:r>
        <w:t xml:space="preserve">Desarrollo del </w:t>
      </w:r>
      <w:proofErr w:type="spellStart"/>
      <w:r>
        <w:t>backend</w:t>
      </w:r>
      <w:proofErr w:type="spellEnd"/>
      <w:r>
        <w:t>:</w:t>
      </w:r>
      <w:r w:rsidR="00452FA5">
        <w:t xml:space="preserve"> </w:t>
      </w:r>
      <w:r w:rsidR="00452FA5" w:rsidRPr="00452FA5">
        <w:t xml:space="preserve">Con </w:t>
      </w:r>
      <w:proofErr w:type="spellStart"/>
      <w:r w:rsidR="00452FA5" w:rsidRPr="00452FA5">
        <w:t>Laravel</w:t>
      </w:r>
      <w:proofErr w:type="spellEnd"/>
      <w:r w:rsidR="00452FA5" w:rsidRPr="00452FA5">
        <w:t>, se implementaron las funcionalidades de registro y autenticación de usuarios, así como el CRUD de productos.</w:t>
      </w:r>
    </w:p>
    <w:p w:rsidR="00443CC7" w:rsidRDefault="00443CC7" w:rsidP="00452FA5">
      <w:pPr>
        <w:pStyle w:val="Prrafodelista"/>
        <w:numPr>
          <w:ilvl w:val="0"/>
          <w:numId w:val="15"/>
        </w:numPr>
      </w:pPr>
      <w:r>
        <w:t xml:space="preserve">Desarrollo del </w:t>
      </w:r>
      <w:proofErr w:type="spellStart"/>
      <w:r>
        <w:t>frontend</w:t>
      </w:r>
      <w:proofErr w:type="spellEnd"/>
      <w:r>
        <w:t>:</w:t>
      </w:r>
      <w:r w:rsidR="00452FA5">
        <w:t xml:space="preserve"> </w:t>
      </w:r>
      <w:r w:rsidR="00452FA5" w:rsidRPr="00452FA5">
        <w:t xml:space="preserve">Se implementó el diseño visual con </w:t>
      </w:r>
      <w:proofErr w:type="spellStart"/>
      <w:r w:rsidR="00452FA5" w:rsidRPr="00452FA5">
        <w:t>Bootstrap</w:t>
      </w:r>
      <w:proofErr w:type="spellEnd"/>
      <w:r w:rsidR="00452FA5" w:rsidRPr="00452FA5">
        <w:t xml:space="preserve"> y las interacciones dinámicas con </w:t>
      </w:r>
      <w:proofErr w:type="spellStart"/>
      <w:r w:rsidR="00452FA5" w:rsidRPr="00452FA5">
        <w:t>jQuery</w:t>
      </w:r>
      <w:proofErr w:type="spellEnd"/>
      <w:r w:rsidR="00452FA5" w:rsidRPr="00452FA5">
        <w:t xml:space="preserve"> y AJAX.</w:t>
      </w:r>
    </w:p>
    <w:p w:rsidR="00443CC7" w:rsidRDefault="00443CC7" w:rsidP="00452FA5">
      <w:pPr>
        <w:pStyle w:val="Prrafodelista"/>
        <w:numPr>
          <w:ilvl w:val="0"/>
          <w:numId w:val="15"/>
        </w:numPr>
      </w:pPr>
      <w:r>
        <w:t>Implementación del buscador y mensajería:</w:t>
      </w:r>
      <w:r w:rsidR="00452FA5">
        <w:t xml:space="preserve"> </w:t>
      </w:r>
      <w:r w:rsidR="00452FA5" w:rsidRPr="00452FA5">
        <w:t>Se añadieron las funcionalidades de búsqueda de productos y mensajería instantánea entre usuarios.</w:t>
      </w:r>
    </w:p>
    <w:p w:rsidR="00443CC7" w:rsidRDefault="00443CC7" w:rsidP="00452FA5">
      <w:pPr>
        <w:pStyle w:val="Prrafodelista"/>
        <w:numPr>
          <w:ilvl w:val="0"/>
          <w:numId w:val="15"/>
        </w:numPr>
      </w:pPr>
      <w:r>
        <w:t>Pruebas y ajustes:</w:t>
      </w:r>
      <w:r w:rsidR="00452FA5">
        <w:t xml:space="preserve"> </w:t>
      </w:r>
      <w:r w:rsidR="00452FA5" w:rsidRPr="00452FA5">
        <w:t>Pruebas y ajuste de funcionalidades: Se realizaron pruebas exhaustivas de todas las funcionalidades para corregir errores y asegurar una experiencia de usuario fluida.</w:t>
      </w:r>
    </w:p>
    <w:p w:rsidR="00DE21AB" w:rsidRDefault="00DE21AB" w:rsidP="00DE21AB">
      <w:pPr>
        <w:pStyle w:val="Prrafodelista"/>
        <w:ind w:left="2149" w:firstLine="0"/>
      </w:pPr>
    </w:p>
    <w:p w:rsidR="00DD0F75" w:rsidRDefault="002843C0">
      <w:pPr>
        <w:pStyle w:val="Ttulo2"/>
        <w:numPr>
          <w:ilvl w:val="1"/>
          <w:numId w:val="2"/>
        </w:numPr>
      </w:pPr>
      <w:bookmarkStart w:id="52" w:name="_Toc482291133"/>
      <w:bookmarkStart w:id="53" w:name="_Toc482291187"/>
      <w:bookmarkStart w:id="54" w:name="_Toc482291254"/>
      <w:bookmarkStart w:id="55" w:name="_Toc482291314"/>
      <w:bookmarkStart w:id="56" w:name="_Toc482291471"/>
      <w:bookmarkStart w:id="57" w:name="_Toc482291708"/>
      <w:bookmarkStart w:id="58" w:name="_Toc482292052"/>
      <w:bookmarkStart w:id="59" w:name="_Toc482292752"/>
      <w:bookmarkStart w:id="60" w:name="_Toc482292840"/>
      <w:bookmarkStart w:id="61" w:name="_Toc482295403"/>
      <w:bookmarkStart w:id="62" w:name="_Toc482741592"/>
      <w:bookmarkStart w:id="63" w:name="_Toc482741628"/>
      <w:bookmarkStart w:id="64" w:name="_Toc482741680"/>
      <w:bookmarkStart w:id="65" w:name="_Toc482826536"/>
      <w:bookmarkStart w:id="66" w:name="_Toc482890140"/>
      <w:bookmarkStart w:id="67" w:name="_Toc482901091"/>
      <w:bookmarkStart w:id="68" w:name="_Toc482957082"/>
      <w:bookmarkStart w:id="69" w:name="_Toc483583872"/>
      <w:bookmarkStart w:id="70" w:name="_Toc180078759"/>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t>INFORMACION COMPLEMENTARIA</w:t>
      </w:r>
      <w:bookmarkEnd w:id="70"/>
    </w:p>
    <w:p w:rsidR="00DD0F75" w:rsidRDefault="002843C0">
      <w:r>
        <w:t>.</w:t>
      </w:r>
    </w:p>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DD0F75" w:rsidRDefault="002843C0">
      <w:pPr>
        <w:pStyle w:val="Ttulo2"/>
        <w:numPr>
          <w:ilvl w:val="1"/>
          <w:numId w:val="2"/>
        </w:numPr>
      </w:pPr>
      <w:bookmarkStart w:id="71" w:name="_Toc180078760"/>
      <w:r>
        <w:lastRenderedPageBreak/>
        <w:t>INSTRUMENTOS DE MEDIDA</w:t>
      </w:r>
      <w:bookmarkEnd w:id="71"/>
    </w:p>
    <w:p w:rsidR="00DD0F75" w:rsidRDefault="002843C0">
      <w:r>
        <w:t xml:space="preserve">. </w:t>
      </w:r>
      <w:r w:rsidR="00B97D2F">
        <w:t xml:space="preserve">para el control de las tareas y progreso del desarrollo utilizamos el diagrama de </w:t>
      </w:r>
      <w:r w:rsidR="00F64D6C">
        <w:t>Gantt</w:t>
      </w:r>
    </w:p>
    <w:p w:rsidR="00F64D6C" w:rsidRDefault="00F64D6C"/>
    <w:p w:rsidR="00F64D6C" w:rsidRDefault="00F64D6C" w:rsidP="00644FD5">
      <w:pPr>
        <w:ind w:left="-709" w:right="-283" w:hanging="142"/>
      </w:pPr>
      <w:r>
        <w:rPr>
          <w:noProof/>
        </w:rPr>
        <w:drawing>
          <wp:inline distT="0" distB="0" distL="0" distR="0">
            <wp:extent cx="7014882" cy="42717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5550" cy="4290424"/>
                    </a:xfrm>
                    <a:prstGeom prst="rect">
                      <a:avLst/>
                    </a:prstGeom>
                    <a:noFill/>
                    <a:ln>
                      <a:noFill/>
                    </a:ln>
                  </pic:spPr>
                </pic:pic>
              </a:graphicData>
            </a:graphic>
          </wp:inline>
        </w:drawing>
      </w:r>
    </w:p>
    <w:p w:rsidR="00DD0F75" w:rsidRDefault="00DD0F75"/>
    <w:p w:rsidR="00DD0F75" w:rsidRDefault="002843C0">
      <w:pPr>
        <w:spacing w:after="160" w:line="259" w:lineRule="auto"/>
        <w:jc w:val="left"/>
        <w:rPr>
          <w:rFonts w:asciiTheme="majorHAnsi" w:eastAsiaTheme="majorEastAsia" w:hAnsiTheme="majorHAnsi" w:cstheme="majorBidi"/>
          <w:color w:val="00000A"/>
          <w:spacing w:val="-10"/>
          <w:sz w:val="56"/>
          <w:szCs w:val="56"/>
        </w:rPr>
      </w:pPr>
      <w:r>
        <w:br w:type="page"/>
      </w:r>
    </w:p>
    <w:p w:rsidR="00DD0F75" w:rsidRDefault="002843C0">
      <w:pPr>
        <w:pStyle w:val="Ttulo1"/>
        <w:numPr>
          <w:ilvl w:val="0"/>
          <w:numId w:val="2"/>
        </w:numPr>
      </w:pPr>
      <w:bookmarkStart w:id="72" w:name="_Toc180078761"/>
      <w:r>
        <w:lastRenderedPageBreak/>
        <w:t>ANALISIS DE LOS RESULTADOS</w:t>
      </w:r>
      <w:bookmarkEnd w:id="72"/>
    </w:p>
    <w:p w:rsidR="00DD0F75" w:rsidRDefault="002843C0">
      <w:pPr>
        <w:pStyle w:val="Ttulo2"/>
        <w:numPr>
          <w:ilvl w:val="1"/>
          <w:numId w:val="2"/>
        </w:numPr>
      </w:pPr>
      <w:bookmarkStart w:id="73" w:name="_Toc482291137"/>
      <w:bookmarkStart w:id="74" w:name="_Toc482291191"/>
      <w:bookmarkStart w:id="75" w:name="_Toc482291258"/>
      <w:bookmarkStart w:id="76" w:name="_Toc482291318"/>
      <w:bookmarkStart w:id="77" w:name="_Toc482291475"/>
      <w:bookmarkStart w:id="78" w:name="_Toc482291712"/>
      <w:bookmarkStart w:id="79" w:name="_Toc482292056"/>
      <w:bookmarkStart w:id="80" w:name="_Toc482292756"/>
      <w:bookmarkStart w:id="81" w:name="_Toc482292844"/>
      <w:bookmarkStart w:id="82" w:name="_Toc482295407"/>
      <w:bookmarkStart w:id="83" w:name="_Toc482741599"/>
      <w:bookmarkStart w:id="84" w:name="_Toc482741635"/>
      <w:bookmarkStart w:id="85" w:name="_Toc482741687"/>
      <w:bookmarkStart w:id="86" w:name="_Toc482826542"/>
      <w:bookmarkStart w:id="87" w:name="_Toc482890146"/>
      <w:bookmarkStart w:id="88" w:name="_Toc482901097"/>
      <w:bookmarkStart w:id="89" w:name="_Toc482957088"/>
      <w:bookmarkStart w:id="90" w:name="_Toc483583878"/>
      <w:bookmarkStart w:id="91" w:name="_Toc18007876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t>ANALISIS CUANTITATIVO</w:t>
      </w:r>
      <w:bookmarkEnd w:id="91"/>
    </w:p>
    <w:p w:rsidR="00DD0F75" w:rsidRDefault="002843C0">
      <w:r>
        <w:t>.</w:t>
      </w:r>
    </w:p>
    <w:p w:rsidR="00DD0F75" w:rsidRDefault="002843C0">
      <w:pPr>
        <w:keepNext/>
        <w:jc w:val="center"/>
      </w:pPr>
      <w:r>
        <w:rPr>
          <w:noProof/>
        </w:rPr>
        <w:drawing>
          <wp:inline distT="0" distB="0" distL="0" distR="0">
            <wp:extent cx="3971925" cy="2143125"/>
            <wp:effectExtent l="0" t="0" r="0" b="0"/>
            <wp:docPr id="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1"/>
                    <pic:cNvPicPr>
                      <a:picLocks noChangeAspect="1" noChangeArrowheads="1"/>
                    </pic:cNvPicPr>
                  </pic:nvPicPr>
                  <pic:blipFill>
                    <a:blip r:embed="rId30"/>
                    <a:stretch>
                      <a:fillRect/>
                    </a:stretch>
                  </pic:blipFill>
                  <pic:spPr bwMode="auto">
                    <a:xfrm>
                      <a:off x="0" y="0"/>
                      <a:ext cx="3971925" cy="2143125"/>
                    </a:xfrm>
                    <a:prstGeom prst="rect">
                      <a:avLst/>
                    </a:prstGeom>
                  </pic:spPr>
                </pic:pic>
              </a:graphicData>
            </a:graphic>
          </wp:inline>
        </w:drawing>
      </w:r>
    </w:p>
    <w:p w:rsidR="00DD0F75" w:rsidRDefault="002843C0">
      <w:pPr>
        <w:pStyle w:val="Descripcin"/>
        <w:jc w:val="center"/>
      </w:pPr>
      <w:bookmarkStart w:id="92" w:name="_Toc6750632"/>
      <w:bookmarkStart w:id="93" w:name="_Ref484194994"/>
      <w:r>
        <w:t xml:space="preserve">Figura </w:t>
      </w:r>
      <w:r>
        <w:fldChar w:fldCharType="begin"/>
      </w:r>
      <w:r>
        <w:instrText>SEQ Figura \* ARABIC</w:instrText>
      </w:r>
      <w:r>
        <w:fldChar w:fldCharType="separate"/>
      </w:r>
      <w:r>
        <w:t>2</w:t>
      </w:r>
      <w:r>
        <w:fldChar w:fldCharType="end"/>
      </w:r>
      <w:r>
        <w:t xml:space="preserve"> –</w:t>
      </w:r>
      <w:bookmarkEnd w:id="92"/>
      <w:bookmarkEnd w:id="93"/>
      <w:r>
        <w:t xml:space="preserve"> Porcentaje de consecución de objetivos</w:t>
      </w:r>
    </w:p>
    <w:p w:rsidR="00DD0F75" w:rsidRDefault="002843C0">
      <w:r>
        <w:t xml:space="preserve">. </w:t>
      </w:r>
    </w:p>
    <w:p w:rsidR="00DD0F75" w:rsidRDefault="002843C0">
      <w:pPr>
        <w:keepNext/>
        <w:ind w:firstLine="0"/>
        <w:jc w:val="center"/>
      </w:pPr>
      <w:r>
        <w:rPr>
          <w:noProof/>
        </w:rPr>
        <w:drawing>
          <wp:inline distT="0" distB="0" distL="0" distR="0">
            <wp:extent cx="5400040" cy="2089150"/>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noChangeArrowheads="1"/>
                    </pic:cNvPicPr>
                  </pic:nvPicPr>
                  <pic:blipFill>
                    <a:blip r:embed="rId31"/>
                    <a:stretch>
                      <a:fillRect/>
                    </a:stretch>
                  </pic:blipFill>
                  <pic:spPr bwMode="auto">
                    <a:xfrm>
                      <a:off x="0" y="0"/>
                      <a:ext cx="5400040" cy="2089150"/>
                    </a:xfrm>
                    <a:prstGeom prst="rect">
                      <a:avLst/>
                    </a:prstGeom>
                  </pic:spPr>
                </pic:pic>
              </a:graphicData>
            </a:graphic>
          </wp:inline>
        </w:drawing>
      </w:r>
    </w:p>
    <w:p w:rsidR="00DD0F75" w:rsidRDefault="002843C0">
      <w:pPr>
        <w:pStyle w:val="Descripcin"/>
        <w:jc w:val="center"/>
      </w:pPr>
      <w:bookmarkStart w:id="94" w:name="_Toc6750633"/>
      <w:bookmarkStart w:id="95" w:name="_Ref484195143"/>
      <w:r>
        <w:t xml:space="preserve">Figura </w:t>
      </w:r>
      <w:r>
        <w:fldChar w:fldCharType="begin"/>
      </w:r>
      <w:r>
        <w:instrText>SEQ Figura \* ARABIC</w:instrText>
      </w:r>
      <w:r>
        <w:fldChar w:fldCharType="separate"/>
      </w:r>
      <w:r>
        <w:t>3</w:t>
      </w:r>
      <w:r>
        <w:fldChar w:fldCharType="end"/>
      </w:r>
      <w:r>
        <w:t xml:space="preserve"> – </w:t>
      </w:r>
      <w:bookmarkEnd w:id="94"/>
      <w:bookmarkEnd w:id="95"/>
      <w:r>
        <w:rPr>
          <w:i w:val="0"/>
          <w:iCs w:val="0"/>
        </w:rPr>
        <w:t>Utilidad de la aplicación</w:t>
      </w:r>
    </w:p>
    <w:p w:rsidR="00DD0F75" w:rsidRDefault="002843C0">
      <w:r>
        <w:t xml:space="preserve">.  </w:t>
      </w:r>
    </w:p>
    <w:p w:rsidR="00DD0F75" w:rsidRDefault="002843C0">
      <w:pPr>
        <w:pStyle w:val="Ttulo1"/>
        <w:numPr>
          <w:ilvl w:val="0"/>
          <w:numId w:val="2"/>
        </w:numPr>
      </w:pPr>
      <w:bookmarkStart w:id="96" w:name="_Toc180078763"/>
      <w:r>
        <w:lastRenderedPageBreak/>
        <w:t>CONCLUSIONES Y LINEAS DE TRABAJO FUTURO</w:t>
      </w:r>
      <w:bookmarkEnd w:id="96"/>
    </w:p>
    <w:p w:rsidR="00DD0F75" w:rsidRDefault="002843C0">
      <w:r>
        <w:t xml:space="preserve">. </w:t>
      </w:r>
    </w:p>
    <w:p w:rsidR="00DD0F75" w:rsidRDefault="002843C0">
      <w:pPr>
        <w:pStyle w:val="Ttulo2"/>
        <w:numPr>
          <w:ilvl w:val="1"/>
          <w:numId w:val="2"/>
        </w:numPr>
      </w:pPr>
      <w:del w:id="97" w:author="Emilio Sarabia" w:date="2019-04-21T14:44:00Z">
        <w:r>
          <w:delText>CONCLUSIONES</w:delText>
        </w:r>
        <w:r>
          <w:tab/>
        </w:r>
      </w:del>
      <w:bookmarkStart w:id="98" w:name="_Toc180078764"/>
      <w:bookmarkEnd w:id="98"/>
    </w:p>
    <w:p w:rsidR="00DD0F75" w:rsidRDefault="002843C0">
      <w:del w:id="99" w:author="Emilio Sarabia" w:date="2019-04-21T14:44:00Z">
        <w:r>
          <w:delText>.</w:delText>
        </w:r>
      </w:del>
    </w:p>
    <w:p w:rsidR="00DD0F75" w:rsidRDefault="002843C0">
      <w:del w:id="100" w:author="Emilio Sarabia" w:date="2019-04-21T14:44:00Z">
        <w:r>
          <w:delText>.</w:delText>
        </w:r>
      </w:del>
    </w:p>
    <w:p w:rsidR="00DD0F75" w:rsidRDefault="002843C0">
      <w:pPr>
        <w:pStyle w:val="Ttulo2"/>
        <w:ind w:firstLine="0"/>
      </w:pPr>
      <w:del w:id="101" w:author="Emilio Sarabia" w:date="2019-04-21T14:44:00Z">
        <w:r>
          <w:delText>FUTURAS LINEAS DE TR</w:delText>
        </w:r>
      </w:del>
      <w:r>
        <w:t xml:space="preserve"> </w:t>
      </w:r>
    </w:p>
    <w:p w:rsidR="00DD0F75" w:rsidRDefault="002843C0">
      <w:pPr>
        <w:pStyle w:val="Ttulo1"/>
        <w:numPr>
          <w:ilvl w:val="0"/>
          <w:numId w:val="2"/>
        </w:numPr>
        <w:rPr>
          <w:lang w:val="en-US"/>
        </w:rPr>
      </w:pPr>
      <w:bookmarkStart w:id="102" w:name="_Toc482292761"/>
      <w:bookmarkStart w:id="103" w:name="_Toc482292849"/>
      <w:bookmarkStart w:id="104" w:name="_Toc482295412"/>
      <w:bookmarkStart w:id="105" w:name="_Toc482741604"/>
      <w:bookmarkStart w:id="106" w:name="_Toc482741640"/>
      <w:bookmarkStart w:id="107" w:name="_Toc482741692"/>
      <w:bookmarkStart w:id="108" w:name="_Toc482826547"/>
      <w:bookmarkStart w:id="109" w:name="_Toc482890151"/>
      <w:bookmarkStart w:id="110" w:name="_Toc482901102"/>
      <w:bookmarkStart w:id="111" w:name="_Toc482957093"/>
      <w:bookmarkStart w:id="112" w:name="_Toc483583883"/>
      <w:bookmarkStart w:id="113" w:name="_Toc482292762"/>
      <w:bookmarkStart w:id="114" w:name="_Toc482292850"/>
      <w:bookmarkStart w:id="115" w:name="_Toc482295413"/>
      <w:bookmarkStart w:id="116" w:name="_Toc482741605"/>
      <w:bookmarkStart w:id="117" w:name="_Toc482741641"/>
      <w:bookmarkStart w:id="118" w:name="_Toc482741693"/>
      <w:bookmarkStart w:id="119" w:name="_Toc482826548"/>
      <w:bookmarkStart w:id="120" w:name="_Toc482890152"/>
      <w:bookmarkStart w:id="121" w:name="_Toc482901103"/>
      <w:bookmarkStart w:id="122" w:name="_Toc482957094"/>
      <w:bookmarkStart w:id="123" w:name="_Toc483583884"/>
      <w:bookmarkStart w:id="124" w:name="_Toc180078765"/>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rPr>
          <w:lang w:val="en-US"/>
        </w:rPr>
        <w:lastRenderedPageBreak/>
        <w:t xml:space="preserve">REFERENCIAS </w:t>
      </w:r>
      <w:r>
        <w:t>BIBLIOGRAFICAS</w:t>
      </w:r>
      <w:bookmarkEnd w:id="124"/>
    </w:p>
    <w:p w:rsidR="00DD0F75" w:rsidRDefault="0071068D">
      <w:r>
        <w:rPr>
          <w:shd w:val="clear" w:color="auto" w:fill="FFFFFF"/>
          <w:lang w:val="en-US"/>
        </w:rPr>
        <w:t xml:space="preserve"> </w:t>
      </w:r>
    </w:p>
    <w:p w:rsidR="00DD0F75" w:rsidRDefault="00DD0F75">
      <w:pPr>
        <w:rPr>
          <w:rFonts w:asciiTheme="majorHAnsi" w:eastAsiaTheme="majorEastAsia" w:hAnsiTheme="majorHAnsi" w:cstheme="majorBidi"/>
          <w:color w:val="00000A"/>
          <w:spacing w:val="-10"/>
          <w:sz w:val="56"/>
          <w:szCs w:val="56"/>
        </w:rPr>
      </w:pPr>
    </w:p>
    <w:p w:rsidR="00DD0F75" w:rsidRDefault="002843C0">
      <w:pPr>
        <w:pStyle w:val="Ttulo1"/>
        <w:jc w:val="both"/>
      </w:pPr>
      <w:bookmarkStart w:id="125" w:name="_Toc180078766"/>
      <w:r>
        <w:lastRenderedPageBreak/>
        <w:t>ANEXOS</w:t>
      </w:r>
      <w:bookmarkEnd w:id="125"/>
      <w:r>
        <w:t xml:space="preserve"> </w:t>
      </w:r>
    </w:p>
    <w:p w:rsidR="00DD0F75" w:rsidRDefault="002843C0">
      <w:pPr>
        <w:ind w:left="1069" w:firstLine="0"/>
        <w:jc w:val="left"/>
      </w:pPr>
      <w:r>
        <w:rPr>
          <w:color w:val="00000A"/>
        </w:rPr>
        <w:t>.</w:t>
      </w:r>
      <w:r>
        <w:t xml:space="preserve"> </w:t>
      </w:r>
    </w:p>
    <w:sectPr w:rsidR="00DD0F75" w:rsidSect="00962180">
      <w:footerReference w:type="default" r:id="rId32"/>
      <w:pgSz w:w="11906" w:h="16838"/>
      <w:pgMar w:top="1417" w:right="707" w:bottom="1417" w:left="1134" w:header="708" w:footer="708" w:gutter="0"/>
      <w:pgNumType w:start="1"/>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4725" w:rsidRDefault="003D4725">
      <w:pPr>
        <w:spacing w:before="0" w:after="0" w:line="240" w:lineRule="auto"/>
      </w:pPr>
      <w:r>
        <w:separator/>
      </w:r>
    </w:p>
  </w:endnote>
  <w:endnote w:type="continuationSeparator" w:id="0">
    <w:p w:rsidR="003D4725" w:rsidRDefault="003D472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Times New Roman"/>
    <w:panose1 w:val="00000000000000000000"/>
    <w:charset w:val="00"/>
    <w:family w:val="roman"/>
    <w:notTrueType/>
    <w:pitch w:val="default"/>
  </w:font>
  <w:font w:name="MV Boli">
    <w:panose1 w:val="02000500030200090000"/>
    <w:charset w:val="00"/>
    <w:family w:val="auto"/>
    <w:pitch w:val="variable"/>
    <w:sig w:usb0="00000003" w:usb1="00000000" w:usb2="00000100" w:usb3="00000000" w:csb0="00000001"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180" w:rsidRDefault="00962180">
    <w:pPr>
      <w:pStyle w:val="Piedepgina"/>
    </w:pPr>
  </w:p>
  <w:p w:rsidR="00690F4F" w:rsidRDefault="00690F4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5265209"/>
      <w:docPartObj>
        <w:docPartGallery w:val="Page Numbers (Bottom of Page)"/>
        <w:docPartUnique/>
      </w:docPartObj>
    </w:sdtPr>
    <w:sdtEndPr/>
    <w:sdtContent>
      <w:p w:rsidR="00962180" w:rsidRDefault="005F709B">
        <w:pPr>
          <w:pStyle w:val="Piedepgina"/>
        </w:pPr>
        <w:proofErr w:type="spellStart"/>
        <w:r>
          <w:t>Pag</w:t>
        </w:r>
        <w:proofErr w:type="spellEnd"/>
        <w:r>
          <w:t xml:space="preserve">: </w:t>
        </w:r>
        <w:r w:rsidR="00962180">
          <w:fldChar w:fldCharType="begin"/>
        </w:r>
        <w:r w:rsidR="00962180">
          <w:instrText>PAGE   \* MERGEFORMAT</w:instrText>
        </w:r>
        <w:r w:rsidR="00962180">
          <w:fldChar w:fldCharType="separate"/>
        </w:r>
        <w:r w:rsidR="005E1439">
          <w:rPr>
            <w:noProof/>
          </w:rPr>
          <w:t>12</w:t>
        </w:r>
        <w:r w:rsidR="00962180">
          <w:fldChar w:fldCharType="end"/>
        </w:r>
      </w:p>
    </w:sdtContent>
  </w:sdt>
  <w:p w:rsidR="00962180" w:rsidRDefault="009621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4725" w:rsidRDefault="003D4725">
      <w:pPr>
        <w:spacing w:before="0" w:after="0" w:line="240" w:lineRule="auto"/>
      </w:pPr>
      <w:r>
        <w:separator/>
      </w:r>
    </w:p>
  </w:footnote>
  <w:footnote w:type="continuationSeparator" w:id="0">
    <w:p w:rsidR="003D4725" w:rsidRDefault="003D472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pPr>
      <w:pStyle w:val="Encabezado"/>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980" w:rsidRDefault="00994980">
    <w:pPr>
      <w:pStyle w:val="Encabezado"/>
    </w:pPr>
  </w:p>
  <w:tbl>
    <w:tblPr>
      <w:tblStyle w:val="Tablaconcuadrcula"/>
      <w:tblW w:w="8494" w:type="dxa"/>
      <w:tblCellMar>
        <w:left w:w="118" w:type="dxa"/>
      </w:tblCellMar>
      <w:tblLook w:val="04A0" w:firstRow="1" w:lastRow="0" w:firstColumn="1" w:lastColumn="0" w:noHBand="0" w:noVBand="1"/>
    </w:tblPr>
    <w:tblGrid>
      <w:gridCol w:w="5812"/>
      <w:gridCol w:w="2682"/>
    </w:tblGrid>
    <w:tr w:rsidR="00994980" w:rsidTr="00DA0042">
      <w:tc>
        <w:tcPr>
          <w:tcW w:w="5811" w:type="dxa"/>
          <w:tcBorders>
            <w:top w:val="nil"/>
            <w:left w:val="nil"/>
            <w:bottom w:val="nil"/>
            <w:right w:val="nil"/>
          </w:tcBorders>
          <w:shd w:val="clear" w:color="auto" w:fill="auto"/>
        </w:tcPr>
        <w:p w:rsidR="00994980" w:rsidRDefault="00994980" w:rsidP="00994980">
          <w:pPr>
            <w:pStyle w:val="Encabezado"/>
            <w:spacing w:line="240" w:lineRule="auto"/>
            <w:ind w:firstLine="0"/>
          </w:pPr>
          <w:r>
            <w:rPr>
              <w:sz w:val="20"/>
            </w:rPr>
            <w:t>[Título del TFC]</w:t>
          </w:r>
        </w:p>
      </w:tc>
      <w:tc>
        <w:tcPr>
          <w:tcW w:w="2682" w:type="dxa"/>
          <w:tcBorders>
            <w:top w:val="nil"/>
            <w:left w:val="nil"/>
            <w:bottom w:val="nil"/>
            <w:right w:val="nil"/>
          </w:tcBorders>
          <w:shd w:val="clear" w:color="auto" w:fill="auto"/>
        </w:tcPr>
        <w:p w:rsidR="00994980" w:rsidRDefault="00994980" w:rsidP="00994980">
          <w:pPr>
            <w:pStyle w:val="Encabezado"/>
            <w:spacing w:line="240" w:lineRule="auto"/>
            <w:ind w:firstLine="0"/>
            <w:jc w:val="right"/>
            <w:rPr>
              <w:sz w:val="20"/>
            </w:rPr>
          </w:pPr>
          <w:r>
            <w:rPr>
              <w:sz w:val="20"/>
            </w:rPr>
            <w:t>[Autor]</w:t>
          </w:r>
        </w:p>
      </w:tc>
    </w:tr>
  </w:tbl>
  <w:p w:rsidR="00515C14" w:rsidRDefault="00515C1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F290C"/>
    <w:multiLevelType w:val="hybridMultilevel"/>
    <w:tmpl w:val="FC04ABA0"/>
    <w:lvl w:ilvl="0" w:tplc="0C0A0001">
      <w:start w:val="1"/>
      <w:numFmt w:val="bullet"/>
      <w:lvlText w:val=""/>
      <w:lvlJc w:val="left"/>
      <w:pPr>
        <w:ind w:left="2869" w:hanging="360"/>
      </w:pPr>
      <w:rPr>
        <w:rFonts w:ascii="Symbol" w:hAnsi="Symbol"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1" w15:restartNumberingAfterBreak="0">
    <w:nsid w:val="07601928"/>
    <w:multiLevelType w:val="hybridMultilevel"/>
    <w:tmpl w:val="7D522C50"/>
    <w:lvl w:ilvl="0" w:tplc="0C0A0001">
      <w:start w:val="1"/>
      <w:numFmt w:val="bullet"/>
      <w:lvlText w:val=""/>
      <w:lvlJc w:val="left"/>
      <w:pPr>
        <w:ind w:left="2869" w:hanging="360"/>
      </w:pPr>
      <w:rPr>
        <w:rFonts w:ascii="Symbol" w:hAnsi="Symbol"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2" w15:restartNumberingAfterBreak="0">
    <w:nsid w:val="0E4E01EB"/>
    <w:multiLevelType w:val="hybridMultilevel"/>
    <w:tmpl w:val="96305AD2"/>
    <w:lvl w:ilvl="0" w:tplc="0C0A0001">
      <w:start w:val="1"/>
      <w:numFmt w:val="bullet"/>
      <w:lvlText w:val=""/>
      <w:lvlJc w:val="left"/>
      <w:pPr>
        <w:ind w:left="1788" w:hanging="360"/>
      </w:pPr>
      <w:rPr>
        <w:rFonts w:ascii="Symbol" w:hAnsi="Symbol" w:hint="default"/>
      </w:rPr>
    </w:lvl>
    <w:lvl w:ilvl="1" w:tplc="0C0A0003">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3" w15:restartNumberingAfterBreak="0">
    <w:nsid w:val="107F1DF4"/>
    <w:multiLevelType w:val="hybridMultilevel"/>
    <w:tmpl w:val="7B5E2C1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D113F9"/>
    <w:multiLevelType w:val="hybridMultilevel"/>
    <w:tmpl w:val="BA7A61AC"/>
    <w:lvl w:ilvl="0" w:tplc="0C0A0001">
      <w:start w:val="1"/>
      <w:numFmt w:val="bullet"/>
      <w:lvlText w:val=""/>
      <w:lvlJc w:val="left"/>
      <w:pPr>
        <w:ind w:left="2148" w:hanging="360"/>
      </w:pPr>
      <w:rPr>
        <w:rFonts w:ascii="Symbol" w:hAnsi="Symbol" w:hint="default"/>
      </w:rPr>
    </w:lvl>
    <w:lvl w:ilvl="1" w:tplc="0C0A000F">
      <w:start w:val="1"/>
      <w:numFmt w:val="decimal"/>
      <w:lvlText w:val="%2."/>
      <w:lvlJc w:val="left"/>
      <w:pPr>
        <w:ind w:left="2868" w:hanging="360"/>
      </w:pPr>
      <w:rPr>
        <w:rFonts w:hint="default"/>
      </w:rPr>
    </w:lvl>
    <w:lvl w:ilvl="2" w:tplc="0C0A0001">
      <w:start w:val="1"/>
      <w:numFmt w:val="bullet"/>
      <w:lvlText w:val=""/>
      <w:lvlJc w:val="left"/>
      <w:pPr>
        <w:ind w:left="3588" w:hanging="180"/>
      </w:pPr>
      <w:rPr>
        <w:rFonts w:ascii="Symbol" w:hAnsi="Symbol" w:hint="default"/>
      </w:rPr>
    </w:lvl>
    <w:lvl w:ilvl="3" w:tplc="0C0A000F">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5" w15:restartNumberingAfterBreak="0">
    <w:nsid w:val="1C3A21F9"/>
    <w:multiLevelType w:val="hybridMultilevel"/>
    <w:tmpl w:val="2F0C66AE"/>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6" w15:restartNumberingAfterBreak="0">
    <w:nsid w:val="1E305934"/>
    <w:multiLevelType w:val="hybridMultilevel"/>
    <w:tmpl w:val="7F72C31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20173756"/>
    <w:multiLevelType w:val="hybridMultilevel"/>
    <w:tmpl w:val="3304868C"/>
    <w:lvl w:ilvl="0" w:tplc="D91497B8">
      <w:start w:val="1"/>
      <w:numFmt w:val="decimal"/>
      <w:lvlText w:val="%1."/>
      <w:lvlJc w:val="left"/>
      <w:pPr>
        <w:ind w:left="1068" w:hanging="360"/>
      </w:pPr>
      <w:rPr>
        <w:rFonts w:hint="default"/>
      </w:rPr>
    </w:lvl>
    <w:lvl w:ilvl="1" w:tplc="BF5A7262">
      <w:start w:val="1"/>
      <w:numFmt w:val="decimal"/>
      <w:lvlText w:val="%2."/>
      <w:lvlJc w:val="left"/>
      <w:pPr>
        <w:ind w:left="1788" w:hanging="360"/>
      </w:pPr>
      <w:rPr>
        <w:rFonts w:hint="default"/>
        <w:b w:val="0"/>
      </w:rPr>
    </w:lvl>
    <w:lvl w:ilvl="2" w:tplc="0C0A0001">
      <w:start w:val="1"/>
      <w:numFmt w:val="bullet"/>
      <w:lvlText w:val=""/>
      <w:lvlJc w:val="left"/>
      <w:pPr>
        <w:ind w:left="2508" w:hanging="180"/>
      </w:pPr>
      <w:rPr>
        <w:rFonts w:ascii="Symbol" w:hAnsi="Symbol" w:hint="default"/>
      </w:rPr>
    </w:lvl>
    <w:lvl w:ilvl="3" w:tplc="0C0A0001">
      <w:start w:val="1"/>
      <w:numFmt w:val="bullet"/>
      <w:lvlText w:val=""/>
      <w:lvlJc w:val="left"/>
      <w:pPr>
        <w:ind w:left="3228" w:hanging="360"/>
      </w:pPr>
      <w:rPr>
        <w:rFonts w:ascii="Symbol" w:hAnsi="Symbol" w:hint="default"/>
      </w:r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22DA4F0E"/>
    <w:multiLevelType w:val="hybridMultilevel"/>
    <w:tmpl w:val="215AEAA2"/>
    <w:lvl w:ilvl="0" w:tplc="0C0A0001">
      <w:start w:val="1"/>
      <w:numFmt w:val="bullet"/>
      <w:lvlText w:val=""/>
      <w:lvlJc w:val="left"/>
      <w:pPr>
        <w:ind w:left="2508" w:hanging="360"/>
      </w:pPr>
      <w:rPr>
        <w:rFonts w:ascii="Symbol" w:hAnsi="Symbol" w:hint="default"/>
      </w:rPr>
    </w:lvl>
    <w:lvl w:ilvl="1" w:tplc="0C0A0003" w:tentative="1">
      <w:start w:val="1"/>
      <w:numFmt w:val="bullet"/>
      <w:lvlText w:val="o"/>
      <w:lvlJc w:val="left"/>
      <w:pPr>
        <w:ind w:left="3228" w:hanging="360"/>
      </w:pPr>
      <w:rPr>
        <w:rFonts w:ascii="Courier New" w:hAnsi="Courier New" w:cs="Courier New" w:hint="default"/>
      </w:rPr>
    </w:lvl>
    <w:lvl w:ilvl="2" w:tplc="0C0A0005" w:tentative="1">
      <w:start w:val="1"/>
      <w:numFmt w:val="bullet"/>
      <w:lvlText w:val=""/>
      <w:lvlJc w:val="left"/>
      <w:pPr>
        <w:ind w:left="3948" w:hanging="360"/>
      </w:pPr>
      <w:rPr>
        <w:rFonts w:ascii="Wingdings" w:hAnsi="Wingdings" w:hint="default"/>
      </w:rPr>
    </w:lvl>
    <w:lvl w:ilvl="3" w:tplc="0C0A0001" w:tentative="1">
      <w:start w:val="1"/>
      <w:numFmt w:val="bullet"/>
      <w:lvlText w:val=""/>
      <w:lvlJc w:val="left"/>
      <w:pPr>
        <w:ind w:left="4668" w:hanging="360"/>
      </w:pPr>
      <w:rPr>
        <w:rFonts w:ascii="Symbol" w:hAnsi="Symbol" w:hint="default"/>
      </w:rPr>
    </w:lvl>
    <w:lvl w:ilvl="4" w:tplc="0C0A0003" w:tentative="1">
      <w:start w:val="1"/>
      <w:numFmt w:val="bullet"/>
      <w:lvlText w:val="o"/>
      <w:lvlJc w:val="left"/>
      <w:pPr>
        <w:ind w:left="5388" w:hanging="360"/>
      </w:pPr>
      <w:rPr>
        <w:rFonts w:ascii="Courier New" w:hAnsi="Courier New" w:cs="Courier New" w:hint="default"/>
      </w:rPr>
    </w:lvl>
    <w:lvl w:ilvl="5" w:tplc="0C0A0005" w:tentative="1">
      <w:start w:val="1"/>
      <w:numFmt w:val="bullet"/>
      <w:lvlText w:val=""/>
      <w:lvlJc w:val="left"/>
      <w:pPr>
        <w:ind w:left="6108" w:hanging="360"/>
      </w:pPr>
      <w:rPr>
        <w:rFonts w:ascii="Wingdings" w:hAnsi="Wingdings" w:hint="default"/>
      </w:rPr>
    </w:lvl>
    <w:lvl w:ilvl="6" w:tplc="0C0A0001" w:tentative="1">
      <w:start w:val="1"/>
      <w:numFmt w:val="bullet"/>
      <w:lvlText w:val=""/>
      <w:lvlJc w:val="left"/>
      <w:pPr>
        <w:ind w:left="6828" w:hanging="360"/>
      </w:pPr>
      <w:rPr>
        <w:rFonts w:ascii="Symbol" w:hAnsi="Symbol" w:hint="default"/>
      </w:rPr>
    </w:lvl>
    <w:lvl w:ilvl="7" w:tplc="0C0A0003" w:tentative="1">
      <w:start w:val="1"/>
      <w:numFmt w:val="bullet"/>
      <w:lvlText w:val="o"/>
      <w:lvlJc w:val="left"/>
      <w:pPr>
        <w:ind w:left="7548" w:hanging="360"/>
      </w:pPr>
      <w:rPr>
        <w:rFonts w:ascii="Courier New" w:hAnsi="Courier New" w:cs="Courier New" w:hint="default"/>
      </w:rPr>
    </w:lvl>
    <w:lvl w:ilvl="8" w:tplc="0C0A0005" w:tentative="1">
      <w:start w:val="1"/>
      <w:numFmt w:val="bullet"/>
      <w:lvlText w:val=""/>
      <w:lvlJc w:val="left"/>
      <w:pPr>
        <w:ind w:left="8268" w:hanging="360"/>
      </w:pPr>
      <w:rPr>
        <w:rFonts w:ascii="Wingdings" w:hAnsi="Wingdings" w:hint="default"/>
      </w:rPr>
    </w:lvl>
  </w:abstractNum>
  <w:abstractNum w:abstractNumId="9" w15:restartNumberingAfterBreak="0">
    <w:nsid w:val="25340002"/>
    <w:multiLevelType w:val="hybridMultilevel"/>
    <w:tmpl w:val="F078DD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354565B7"/>
    <w:multiLevelType w:val="hybridMultilevel"/>
    <w:tmpl w:val="ED162B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39664261"/>
    <w:multiLevelType w:val="hybridMultilevel"/>
    <w:tmpl w:val="7E84F4F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6BE1803"/>
    <w:multiLevelType w:val="hybridMultilevel"/>
    <w:tmpl w:val="5EF8BBE6"/>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13" w15:restartNumberingAfterBreak="0">
    <w:nsid w:val="4B605E61"/>
    <w:multiLevelType w:val="hybridMultilevel"/>
    <w:tmpl w:val="0106B2C4"/>
    <w:lvl w:ilvl="0" w:tplc="0C0A0001">
      <w:start w:val="1"/>
      <w:numFmt w:val="bullet"/>
      <w:lvlText w:val=""/>
      <w:lvlJc w:val="left"/>
      <w:pPr>
        <w:ind w:left="2148" w:hanging="360"/>
      </w:pPr>
      <w:rPr>
        <w:rFonts w:ascii="Symbol" w:hAnsi="Symbol" w:hint="default"/>
      </w:rPr>
    </w:lvl>
    <w:lvl w:ilvl="1" w:tplc="0C0A0003">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4" w15:restartNumberingAfterBreak="0">
    <w:nsid w:val="5C130EF1"/>
    <w:multiLevelType w:val="hybridMultilevel"/>
    <w:tmpl w:val="EB18BCBC"/>
    <w:lvl w:ilvl="0" w:tplc="0C0A0001">
      <w:start w:val="1"/>
      <w:numFmt w:val="bullet"/>
      <w:lvlText w:val=""/>
      <w:lvlJc w:val="left"/>
      <w:pPr>
        <w:ind w:left="2869" w:hanging="360"/>
      </w:pPr>
      <w:rPr>
        <w:rFonts w:ascii="Symbol" w:hAnsi="Symbol" w:hint="default"/>
      </w:rPr>
    </w:lvl>
    <w:lvl w:ilvl="1" w:tplc="0C0A000F">
      <w:start w:val="1"/>
      <w:numFmt w:val="decimal"/>
      <w:lvlText w:val="%2."/>
      <w:lvlJc w:val="left"/>
      <w:pPr>
        <w:ind w:left="3589" w:hanging="360"/>
      </w:pPr>
      <w:rPr>
        <w:rFonts w:hint="default"/>
      </w:rPr>
    </w:lvl>
    <w:lvl w:ilvl="2" w:tplc="0C0A001B" w:tentative="1">
      <w:start w:val="1"/>
      <w:numFmt w:val="lowerRoman"/>
      <w:lvlText w:val="%3."/>
      <w:lvlJc w:val="right"/>
      <w:pPr>
        <w:ind w:left="4309" w:hanging="180"/>
      </w:pPr>
    </w:lvl>
    <w:lvl w:ilvl="3" w:tplc="0C0A000F" w:tentative="1">
      <w:start w:val="1"/>
      <w:numFmt w:val="decimal"/>
      <w:lvlText w:val="%4."/>
      <w:lvlJc w:val="left"/>
      <w:pPr>
        <w:ind w:left="5029" w:hanging="360"/>
      </w:pPr>
    </w:lvl>
    <w:lvl w:ilvl="4" w:tplc="0C0A0019" w:tentative="1">
      <w:start w:val="1"/>
      <w:numFmt w:val="lowerLetter"/>
      <w:lvlText w:val="%5."/>
      <w:lvlJc w:val="left"/>
      <w:pPr>
        <w:ind w:left="5749" w:hanging="360"/>
      </w:pPr>
    </w:lvl>
    <w:lvl w:ilvl="5" w:tplc="0C0A001B" w:tentative="1">
      <w:start w:val="1"/>
      <w:numFmt w:val="lowerRoman"/>
      <w:lvlText w:val="%6."/>
      <w:lvlJc w:val="right"/>
      <w:pPr>
        <w:ind w:left="6469" w:hanging="180"/>
      </w:pPr>
    </w:lvl>
    <w:lvl w:ilvl="6" w:tplc="0C0A000F" w:tentative="1">
      <w:start w:val="1"/>
      <w:numFmt w:val="decimal"/>
      <w:lvlText w:val="%7."/>
      <w:lvlJc w:val="left"/>
      <w:pPr>
        <w:ind w:left="7189" w:hanging="360"/>
      </w:pPr>
    </w:lvl>
    <w:lvl w:ilvl="7" w:tplc="0C0A0019" w:tentative="1">
      <w:start w:val="1"/>
      <w:numFmt w:val="lowerLetter"/>
      <w:lvlText w:val="%8."/>
      <w:lvlJc w:val="left"/>
      <w:pPr>
        <w:ind w:left="7909" w:hanging="360"/>
      </w:pPr>
    </w:lvl>
    <w:lvl w:ilvl="8" w:tplc="0C0A001B" w:tentative="1">
      <w:start w:val="1"/>
      <w:numFmt w:val="lowerRoman"/>
      <w:lvlText w:val="%9."/>
      <w:lvlJc w:val="right"/>
      <w:pPr>
        <w:ind w:left="8629" w:hanging="180"/>
      </w:pPr>
    </w:lvl>
  </w:abstractNum>
  <w:abstractNum w:abstractNumId="15" w15:restartNumberingAfterBreak="0">
    <w:nsid w:val="5CE452CF"/>
    <w:multiLevelType w:val="multilevel"/>
    <w:tmpl w:val="137CBF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F6608B7"/>
    <w:multiLevelType w:val="hybridMultilevel"/>
    <w:tmpl w:val="017E919C"/>
    <w:lvl w:ilvl="0" w:tplc="0C0A0001">
      <w:start w:val="1"/>
      <w:numFmt w:val="bullet"/>
      <w:lvlText w:val=""/>
      <w:lvlJc w:val="left"/>
      <w:pPr>
        <w:ind w:left="2148" w:hanging="360"/>
      </w:pPr>
      <w:rPr>
        <w:rFonts w:ascii="Symbol" w:hAnsi="Symbol" w:hint="default"/>
      </w:rPr>
    </w:lvl>
    <w:lvl w:ilvl="1" w:tplc="0C0A0003">
      <w:start w:val="1"/>
      <w:numFmt w:val="bullet"/>
      <w:lvlText w:val="o"/>
      <w:lvlJc w:val="left"/>
      <w:pPr>
        <w:ind w:left="2868" w:hanging="360"/>
      </w:pPr>
      <w:rPr>
        <w:rFonts w:ascii="Courier New" w:hAnsi="Courier New" w:cs="Courier New" w:hint="default"/>
      </w:rPr>
    </w:lvl>
    <w:lvl w:ilvl="2" w:tplc="0C0A0001">
      <w:start w:val="1"/>
      <w:numFmt w:val="bullet"/>
      <w:lvlText w:val=""/>
      <w:lvlJc w:val="left"/>
      <w:pPr>
        <w:ind w:left="3588" w:hanging="180"/>
      </w:pPr>
      <w:rPr>
        <w:rFonts w:ascii="Symbol" w:hAnsi="Symbol" w:hint="default"/>
      </w:rPr>
    </w:lvl>
    <w:lvl w:ilvl="3" w:tplc="0C0A000F">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17" w15:restartNumberingAfterBreak="0">
    <w:nsid w:val="640846FF"/>
    <w:multiLevelType w:val="multilevel"/>
    <w:tmpl w:val="ED963C5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decimal"/>
      <w:pStyle w:val="Ttulo3"/>
      <w:lvlText w:val="%6."/>
      <w:lvlJc w:val="left"/>
      <w:pPr>
        <w:ind w:left="2736" w:hanging="936"/>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15:restartNumberingAfterBreak="0">
    <w:nsid w:val="66E07A6F"/>
    <w:multiLevelType w:val="hybridMultilevel"/>
    <w:tmpl w:val="8C844686"/>
    <w:lvl w:ilvl="0" w:tplc="0C0A000F">
      <w:start w:val="1"/>
      <w:numFmt w:val="decimal"/>
      <w:lvlText w:val="%1."/>
      <w:lvlJc w:val="left"/>
      <w:pPr>
        <w:ind w:left="1429" w:hanging="360"/>
      </w:pPr>
    </w:lvl>
    <w:lvl w:ilvl="1" w:tplc="0C0A000F">
      <w:start w:val="1"/>
      <w:numFmt w:val="decimal"/>
      <w:lvlText w:val="%2."/>
      <w:lvlJc w:val="left"/>
      <w:pPr>
        <w:ind w:left="2149" w:hanging="360"/>
      </w:pPr>
      <w:rPr>
        <w:rFonts w:hint="default"/>
      </w:r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9" w15:restartNumberingAfterBreak="0">
    <w:nsid w:val="69EF410C"/>
    <w:multiLevelType w:val="hybridMultilevel"/>
    <w:tmpl w:val="3F6A1B1A"/>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20" w15:restartNumberingAfterBreak="0">
    <w:nsid w:val="6A091E84"/>
    <w:multiLevelType w:val="hybridMultilevel"/>
    <w:tmpl w:val="8B723068"/>
    <w:lvl w:ilvl="0" w:tplc="0C0A0001">
      <w:start w:val="1"/>
      <w:numFmt w:val="bullet"/>
      <w:lvlText w:val=""/>
      <w:lvlJc w:val="left"/>
      <w:pPr>
        <w:ind w:left="2869" w:hanging="360"/>
      </w:pPr>
      <w:rPr>
        <w:rFonts w:ascii="Symbol" w:hAnsi="Symbol"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21" w15:restartNumberingAfterBreak="0">
    <w:nsid w:val="6D6D365B"/>
    <w:multiLevelType w:val="hybridMultilevel"/>
    <w:tmpl w:val="0958DCA8"/>
    <w:lvl w:ilvl="0" w:tplc="0C0A0001">
      <w:start w:val="1"/>
      <w:numFmt w:val="bullet"/>
      <w:lvlText w:val=""/>
      <w:lvlJc w:val="left"/>
      <w:pPr>
        <w:ind w:left="2508" w:hanging="360"/>
      </w:pPr>
      <w:rPr>
        <w:rFonts w:ascii="Symbol" w:hAnsi="Symbol" w:hint="default"/>
      </w:rPr>
    </w:lvl>
    <w:lvl w:ilvl="1" w:tplc="0C0A0003" w:tentative="1">
      <w:start w:val="1"/>
      <w:numFmt w:val="bullet"/>
      <w:lvlText w:val="o"/>
      <w:lvlJc w:val="left"/>
      <w:pPr>
        <w:ind w:left="3228" w:hanging="360"/>
      </w:pPr>
      <w:rPr>
        <w:rFonts w:ascii="Courier New" w:hAnsi="Courier New" w:cs="Courier New" w:hint="default"/>
      </w:rPr>
    </w:lvl>
    <w:lvl w:ilvl="2" w:tplc="0C0A0005" w:tentative="1">
      <w:start w:val="1"/>
      <w:numFmt w:val="bullet"/>
      <w:lvlText w:val=""/>
      <w:lvlJc w:val="left"/>
      <w:pPr>
        <w:ind w:left="3948" w:hanging="360"/>
      </w:pPr>
      <w:rPr>
        <w:rFonts w:ascii="Wingdings" w:hAnsi="Wingdings" w:hint="default"/>
      </w:rPr>
    </w:lvl>
    <w:lvl w:ilvl="3" w:tplc="0C0A0001" w:tentative="1">
      <w:start w:val="1"/>
      <w:numFmt w:val="bullet"/>
      <w:lvlText w:val=""/>
      <w:lvlJc w:val="left"/>
      <w:pPr>
        <w:ind w:left="4668" w:hanging="360"/>
      </w:pPr>
      <w:rPr>
        <w:rFonts w:ascii="Symbol" w:hAnsi="Symbol" w:hint="default"/>
      </w:rPr>
    </w:lvl>
    <w:lvl w:ilvl="4" w:tplc="0C0A0003" w:tentative="1">
      <w:start w:val="1"/>
      <w:numFmt w:val="bullet"/>
      <w:lvlText w:val="o"/>
      <w:lvlJc w:val="left"/>
      <w:pPr>
        <w:ind w:left="5388" w:hanging="360"/>
      </w:pPr>
      <w:rPr>
        <w:rFonts w:ascii="Courier New" w:hAnsi="Courier New" w:cs="Courier New" w:hint="default"/>
      </w:rPr>
    </w:lvl>
    <w:lvl w:ilvl="5" w:tplc="0C0A0005" w:tentative="1">
      <w:start w:val="1"/>
      <w:numFmt w:val="bullet"/>
      <w:lvlText w:val=""/>
      <w:lvlJc w:val="left"/>
      <w:pPr>
        <w:ind w:left="6108" w:hanging="360"/>
      </w:pPr>
      <w:rPr>
        <w:rFonts w:ascii="Wingdings" w:hAnsi="Wingdings" w:hint="default"/>
      </w:rPr>
    </w:lvl>
    <w:lvl w:ilvl="6" w:tplc="0C0A0001" w:tentative="1">
      <w:start w:val="1"/>
      <w:numFmt w:val="bullet"/>
      <w:lvlText w:val=""/>
      <w:lvlJc w:val="left"/>
      <w:pPr>
        <w:ind w:left="6828" w:hanging="360"/>
      </w:pPr>
      <w:rPr>
        <w:rFonts w:ascii="Symbol" w:hAnsi="Symbol" w:hint="default"/>
      </w:rPr>
    </w:lvl>
    <w:lvl w:ilvl="7" w:tplc="0C0A0003" w:tentative="1">
      <w:start w:val="1"/>
      <w:numFmt w:val="bullet"/>
      <w:lvlText w:val="o"/>
      <w:lvlJc w:val="left"/>
      <w:pPr>
        <w:ind w:left="7548" w:hanging="360"/>
      </w:pPr>
      <w:rPr>
        <w:rFonts w:ascii="Courier New" w:hAnsi="Courier New" w:cs="Courier New" w:hint="default"/>
      </w:rPr>
    </w:lvl>
    <w:lvl w:ilvl="8" w:tplc="0C0A0005" w:tentative="1">
      <w:start w:val="1"/>
      <w:numFmt w:val="bullet"/>
      <w:lvlText w:val=""/>
      <w:lvlJc w:val="left"/>
      <w:pPr>
        <w:ind w:left="8268" w:hanging="360"/>
      </w:pPr>
      <w:rPr>
        <w:rFonts w:ascii="Wingdings" w:hAnsi="Wingdings" w:hint="default"/>
      </w:rPr>
    </w:lvl>
  </w:abstractNum>
  <w:abstractNum w:abstractNumId="22" w15:restartNumberingAfterBreak="0">
    <w:nsid w:val="6D9002DC"/>
    <w:multiLevelType w:val="hybridMultilevel"/>
    <w:tmpl w:val="22047E8C"/>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23" w15:restartNumberingAfterBreak="0">
    <w:nsid w:val="6EF15AB8"/>
    <w:multiLevelType w:val="hybridMultilevel"/>
    <w:tmpl w:val="15C8EF6C"/>
    <w:lvl w:ilvl="0" w:tplc="0C0A0001">
      <w:start w:val="1"/>
      <w:numFmt w:val="bullet"/>
      <w:lvlText w:val=""/>
      <w:lvlJc w:val="left"/>
      <w:pPr>
        <w:ind w:left="2148" w:hanging="360"/>
      </w:pPr>
      <w:rPr>
        <w:rFonts w:ascii="Symbol" w:hAnsi="Symbol" w:hint="default"/>
      </w:rPr>
    </w:lvl>
    <w:lvl w:ilvl="1" w:tplc="0C0A0001">
      <w:start w:val="1"/>
      <w:numFmt w:val="bullet"/>
      <w:lvlText w:val=""/>
      <w:lvlJc w:val="left"/>
      <w:pPr>
        <w:ind w:left="2868" w:hanging="360"/>
      </w:pPr>
      <w:rPr>
        <w:rFonts w:ascii="Symbol" w:hAnsi="Symbol" w:hint="default"/>
      </w:rPr>
    </w:lvl>
    <w:lvl w:ilvl="2" w:tplc="0C0A0001">
      <w:start w:val="1"/>
      <w:numFmt w:val="bullet"/>
      <w:lvlText w:val=""/>
      <w:lvlJc w:val="left"/>
      <w:pPr>
        <w:ind w:left="3588" w:hanging="180"/>
      </w:pPr>
      <w:rPr>
        <w:rFonts w:ascii="Symbol" w:hAnsi="Symbol" w:hint="default"/>
      </w:rPr>
    </w:lvl>
    <w:lvl w:ilvl="3" w:tplc="0C0A000F">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24" w15:restartNumberingAfterBreak="0">
    <w:nsid w:val="709143A9"/>
    <w:multiLevelType w:val="hybridMultilevel"/>
    <w:tmpl w:val="ECC607F4"/>
    <w:lvl w:ilvl="0" w:tplc="0C0A0001">
      <w:start w:val="1"/>
      <w:numFmt w:val="bullet"/>
      <w:lvlText w:val=""/>
      <w:lvlJc w:val="left"/>
      <w:pPr>
        <w:ind w:left="2869" w:hanging="360"/>
      </w:pPr>
      <w:rPr>
        <w:rFonts w:ascii="Symbol" w:hAnsi="Symbol"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25" w15:restartNumberingAfterBreak="0">
    <w:nsid w:val="70E425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3832FA7"/>
    <w:multiLevelType w:val="hybridMultilevel"/>
    <w:tmpl w:val="D16A7784"/>
    <w:lvl w:ilvl="0" w:tplc="0C0A0001">
      <w:start w:val="1"/>
      <w:numFmt w:val="bullet"/>
      <w:lvlText w:val=""/>
      <w:lvlJc w:val="left"/>
      <w:pPr>
        <w:ind w:left="2869" w:hanging="360"/>
      </w:pPr>
      <w:rPr>
        <w:rFonts w:ascii="Symbol" w:hAnsi="Symbol"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27" w15:restartNumberingAfterBreak="0">
    <w:nsid w:val="7D353406"/>
    <w:multiLevelType w:val="hybridMultilevel"/>
    <w:tmpl w:val="118C6C04"/>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num w:numId="1">
    <w:abstractNumId w:val="17"/>
  </w:num>
  <w:num w:numId="2">
    <w:abstractNumId w:val="25"/>
  </w:num>
  <w:num w:numId="3">
    <w:abstractNumId w:val="6"/>
  </w:num>
  <w:num w:numId="4">
    <w:abstractNumId w:val="7"/>
  </w:num>
  <w:num w:numId="5">
    <w:abstractNumId w:val="8"/>
  </w:num>
  <w:num w:numId="6">
    <w:abstractNumId w:val="21"/>
  </w:num>
  <w:num w:numId="7">
    <w:abstractNumId w:val="4"/>
  </w:num>
  <w:num w:numId="8">
    <w:abstractNumId w:val="27"/>
  </w:num>
  <w:num w:numId="9">
    <w:abstractNumId w:val="13"/>
  </w:num>
  <w:num w:numId="10">
    <w:abstractNumId w:val="2"/>
  </w:num>
  <w:num w:numId="11">
    <w:abstractNumId w:val="19"/>
  </w:num>
  <w:num w:numId="12">
    <w:abstractNumId w:val="5"/>
  </w:num>
  <w:num w:numId="13">
    <w:abstractNumId w:val="12"/>
  </w:num>
  <w:num w:numId="14">
    <w:abstractNumId w:val="22"/>
  </w:num>
  <w:num w:numId="15">
    <w:abstractNumId w:val="18"/>
  </w:num>
  <w:num w:numId="16">
    <w:abstractNumId w:val="1"/>
  </w:num>
  <w:num w:numId="17">
    <w:abstractNumId w:val="14"/>
  </w:num>
  <w:num w:numId="18">
    <w:abstractNumId w:val="24"/>
  </w:num>
  <w:num w:numId="19">
    <w:abstractNumId w:val="0"/>
  </w:num>
  <w:num w:numId="20">
    <w:abstractNumId w:val="26"/>
  </w:num>
  <w:num w:numId="21">
    <w:abstractNumId w:val="20"/>
  </w:num>
  <w:num w:numId="22">
    <w:abstractNumId w:val="9"/>
  </w:num>
  <w:num w:numId="23">
    <w:abstractNumId w:val="23"/>
  </w:num>
  <w:num w:numId="24">
    <w:abstractNumId w:val="16"/>
  </w:num>
  <w:num w:numId="25">
    <w:abstractNumId w:val="3"/>
  </w:num>
  <w:num w:numId="26">
    <w:abstractNumId w:val="15"/>
  </w:num>
  <w:num w:numId="27">
    <w:abstractNumId w:val="1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F75"/>
    <w:rsid w:val="000042C2"/>
    <w:rsid w:val="00014292"/>
    <w:rsid w:val="00021C72"/>
    <w:rsid w:val="000505B0"/>
    <w:rsid w:val="000C1E2A"/>
    <w:rsid w:val="000D2BB2"/>
    <w:rsid w:val="00113448"/>
    <w:rsid w:val="001560D6"/>
    <w:rsid w:val="00233DEC"/>
    <w:rsid w:val="002357AE"/>
    <w:rsid w:val="00243283"/>
    <w:rsid w:val="002745F1"/>
    <w:rsid w:val="002843C0"/>
    <w:rsid w:val="00295FAF"/>
    <w:rsid w:val="002A621D"/>
    <w:rsid w:val="00313121"/>
    <w:rsid w:val="00314C47"/>
    <w:rsid w:val="003849DD"/>
    <w:rsid w:val="003A5072"/>
    <w:rsid w:val="003D4725"/>
    <w:rsid w:val="003D6F26"/>
    <w:rsid w:val="00423493"/>
    <w:rsid w:val="00443CC7"/>
    <w:rsid w:val="00452FA5"/>
    <w:rsid w:val="00473523"/>
    <w:rsid w:val="004956F0"/>
    <w:rsid w:val="004B4579"/>
    <w:rsid w:val="004D254F"/>
    <w:rsid w:val="00515C14"/>
    <w:rsid w:val="005A1FE6"/>
    <w:rsid w:val="005A6EB7"/>
    <w:rsid w:val="005D09AA"/>
    <w:rsid w:val="005D5E55"/>
    <w:rsid w:val="005E1439"/>
    <w:rsid w:val="005E7B55"/>
    <w:rsid w:val="005F525D"/>
    <w:rsid w:val="005F709B"/>
    <w:rsid w:val="00643945"/>
    <w:rsid w:val="00644FD5"/>
    <w:rsid w:val="00690F4F"/>
    <w:rsid w:val="006E7F1F"/>
    <w:rsid w:val="0071068D"/>
    <w:rsid w:val="00741530"/>
    <w:rsid w:val="007732FB"/>
    <w:rsid w:val="00775ADA"/>
    <w:rsid w:val="007A33F8"/>
    <w:rsid w:val="00806414"/>
    <w:rsid w:val="0085305C"/>
    <w:rsid w:val="008C1C67"/>
    <w:rsid w:val="008F5A17"/>
    <w:rsid w:val="00902E6B"/>
    <w:rsid w:val="009034C3"/>
    <w:rsid w:val="009075E7"/>
    <w:rsid w:val="009414D9"/>
    <w:rsid w:val="00962180"/>
    <w:rsid w:val="009659A4"/>
    <w:rsid w:val="00992F4C"/>
    <w:rsid w:val="00994980"/>
    <w:rsid w:val="009A5207"/>
    <w:rsid w:val="009E0D65"/>
    <w:rsid w:val="009F4E85"/>
    <w:rsid w:val="00A100C8"/>
    <w:rsid w:val="00A15305"/>
    <w:rsid w:val="00A20EEA"/>
    <w:rsid w:val="00A30E7C"/>
    <w:rsid w:val="00A3457E"/>
    <w:rsid w:val="00A43024"/>
    <w:rsid w:val="00A62803"/>
    <w:rsid w:val="00A679EB"/>
    <w:rsid w:val="00AB0588"/>
    <w:rsid w:val="00AF1E0A"/>
    <w:rsid w:val="00B04503"/>
    <w:rsid w:val="00B14708"/>
    <w:rsid w:val="00B3361C"/>
    <w:rsid w:val="00B6639F"/>
    <w:rsid w:val="00B70C73"/>
    <w:rsid w:val="00B74537"/>
    <w:rsid w:val="00B97D2F"/>
    <w:rsid w:val="00BA0914"/>
    <w:rsid w:val="00BD230E"/>
    <w:rsid w:val="00C276DE"/>
    <w:rsid w:val="00C57AA4"/>
    <w:rsid w:val="00C67B60"/>
    <w:rsid w:val="00C72173"/>
    <w:rsid w:val="00C77914"/>
    <w:rsid w:val="00C86569"/>
    <w:rsid w:val="00CC4F2E"/>
    <w:rsid w:val="00CE5FE5"/>
    <w:rsid w:val="00CF1010"/>
    <w:rsid w:val="00D85DA8"/>
    <w:rsid w:val="00D936DC"/>
    <w:rsid w:val="00DB0363"/>
    <w:rsid w:val="00DD0F75"/>
    <w:rsid w:val="00DD6DBC"/>
    <w:rsid w:val="00DE0232"/>
    <w:rsid w:val="00DE21AB"/>
    <w:rsid w:val="00DF2F4A"/>
    <w:rsid w:val="00E3276E"/>
    <w:rsid w:val="00E469B8"/>
    <w:rsid w:val="00E9269D"/>
    <w:rsid w:val="00EA24C6"/>
    <w:rsid w:val="00F64D6C"/>
    <w:rsid w:val="00FD44DF"/>
    <w:rsid w:val="00FF1BF7"/>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16EB8"/>
  <w15:docId w15:val="{1430EE16-F219-4E36-AF1D-78B2032C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563"/>
    <w:pPr>
      <w:spacing w:before="120" w:after="120" w:line="360" w:lineRule="auto"/>
      <w:ind w:firstLine="709"/>
      <w:jc w:val="both"/>
    </w:pPr>
    <w:rPr>
      <w:rFonts w:ascii="Times New Roman" w:eastAsia="Times New Roman" w:hAnsi="Times New Roman" w:cs="Times New Roman"/>
      <w:color w:val="000000"/>
      <w:sz w:val="24"/>
      <w:szCs w:val="24"/>
      <w:lang w:eastAsia="es-ES"/>
    </w:rPr>
  </w:style>
  <w:style w:type="paragraph" w:styleId="Ttulo1">
    <w:name w:val="heading 1"/>
    <w:basedOn w:val="Encabezado"/>
    <w:link w:val="Ttulo1Car"/>
    <w:uiPriority w:val="9"/>
    <w:qFormat/>
    <w:rsid w:val="003C5C5B"/>
    <w:pPr>
      <w:keepNext/>
      <w:keepLines/>
      <w:pageBreakBefore/>
      <w:widowControl w:val="0"/>
      <w:spacing w:before="160" w:after="160"/>
      <w:jc w:val="left"/>
      <w:outlineLvl w:val="0"/>
    </w:pPr>
    <w:rPr>
      <w:rFonts w:asciiTheme="minorHAnsi" w:eastAsiaTheme="minorHAnsi" w:hAnsiTheme="minorHAnsi" w:cstheme="minorBidi"/>
      <w:b/>
      <w:color w:val="00000A"/>
      <w:sz w:val="28"/>
      <w:szCs w:val="34"/>
      <w:lang w:eastAsia="en-US"/>
    </w:rPr>
  </w:style>
  <w:style w:type="paragraph" w:styleId="Ttulo2">
    <w:name w:val="heading 2"/>
    <w:basedOn w:val="Encabezado"/>
    <w:link w:val="Ttulo2Car"/>
    <w:qFormat/>
    <w:rsid w:val="00F833A9"/>
    <w:pPr>
      <w:keepNext/>
      <w:keepLines/>
      <w:widowControl w:val="0"/>
      <w:spacing w:before="160" w:after="160"/>
      <w:ind w:left="1560" w:hanging="709"/>
      <w:jc w:val="left"/>
      <w:outlineLvl w:val="1"/>
    </w:pPr>
    <w:rPr>
      <w:rFonts w:asciiTheme="minorHAnsi" w:eastAsiaTheme="minorHAnsi" w:hAnsiTheme="minorHAnsi" w:cstheme="minorBidi"/>
      <w:color w:val="00000A"/>
      <w:szCs w:val="28"/>
      <w:lang w:eastAsia="en-US"/>
    </w:rPr>
  </w:style>
  <w:style w:type="paragraph" w:styleId="Ttulo3">
    <w:name w:val="heading 3"/>
    <w:basedOn w:val="Normal"/>
    <w:next w:val="Normal"/>
    <w:link w:val="Ttulo3Car"/>
    <w:autoRedefine/>
    <w:uiPriority w:val="9"/>
    <w:unhideWhenUsed/>
    <w:qFormat/>
    <w:rsid w:val="00F833A9"/>
    <w:pPr>
      <w:keepNext/>
      <w:keepLines/>
      <w:numPr>
        <w:ilvl w:val="5"/>
        <w:numId w:val="1"/>
      </w:numPr>
      <w:spacing w:before="160" w:after="160"/>
      <w:jc w:val="left"/>
      <w:outlineLvl w:val="2"/>
    </w:pPr>
    <w:rPr>
      <w:rFonts w:eastAsiaTheme="majorEastAsia" w:cstheme="majorBidi"/>
      <w:color w:val="00000A"/>
      <w:lang w:val="en-US"/>
    </w:rPr>
  </w:style>
  <w:style w:type="paragraph" w:styleId="Ttulo4">
    <w:name w:val="heading 4"/>
    <w:basedOn w:val="Normal"/>
    <w:next w:val="Normal"/>
    <w:link w:val="Ttulo4Car"/>
    <w:uiPriority w:val="9"/>
    <w:semiHidden/>
    <w:unhideWhenUsed/>
    <w:qFormat/>
    <w:rsid w:val="00444DD6"/>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444DD6"/>
    <w:pPr>
      <w:keepNext/>
      <w:keepLines/>
      <w:spacing w:before="40" w:after="0"/>
      <w:ind w:firstLine="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44DD6"/>
    <w:pPr>
      <w:keepNext/>
      <w:keepLines/>
      <w:spacing w:before="40" w:after="0"/>
      <w:ind w:firstLine="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44DD6"/>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44DD6"/>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44DD6"/>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3C5C5B"/>
    <w:rPr>
      <w:rFonts w:ascii="Times New Roman" w:eastAsia="Times New Roman" w:hAnsi="Times New Roman" w:cs="Times New Roman"/>
      <w:b/>
      <w:color w:val="000000"/>
      <w:sz w:val="28"/>
      <w:szCs w:val="34"/>
      <w:lang w:eastAsia="es-ES"/>
    </w:rPr>
  </w:style>
  <w:style w:type="character" w:customStyle="1" w:styleId="Ttulo2Car">
    <w:name w:val="Título 2 Car"/>
    <w:basedOn w:val="Fuentedeprrafopredeter"/>
    <w:link w:val="Ttulo2"/>
    <w:qFormat/>
    <w:rsid w:val="00F833A9"/>
    <w:rPr>
      <w:rFonts w:ascii="Times New Roman" w:eastAsia="Times New Roman" w:hAnsi="Times New Roman" w:cs="Times New Roman"/>
      <w:color w:val="000000"/>
      <w:sz w:val="24"/>
      <w:szCs w:val="28"/>
      <w:lang w:eastAsia="es-ES"/>
    </w:rPr>
  </w:style>
  <w:style w:type="character" w:customStyle="1" w:styleId="Ttulo3Car">
    <w:name w:val="Título 3 Car"/>
    <w:basedOn w:val="Fuentedeprrafopredeter"/>
    <w:link w:val="Ttulo3"/>
    <w:uiPriority w:val="9"/>
    <w:qFormat/>
    <w:rsid w:val="00F833A9"/>
    <w:rPr>
      <w:rFonts w:ascii="Times New Roman" w:eastAsiaTheme="majorEastAsia" w:hAnsi="Times New Roman" w:cstheme="majorBidi"/>
      <w:sz w:val="24"/>
      <w:szCs w:val="24"/>
      <w:lang w:val="en-US" w:eastAsia="es-ES"/>
    </w:rPr>
  </w:style>
  <w:style w:type="character" w:customStyle="1" w:styleId="TtuloCar">
    <w:name w:val="Título Car"/>
    <w:basedOn w:val="Fuentedeprrafopredeter"/>
    <w:link w:val="Ttulo"/>
    <w:uiPriority w:val="10"/>
    <w:qFormat/>
    <w:rsid w:val="0050076D"/>
    <w:rPr>
      <w:rFonts w:ascii="Times New Roman" w:eastAsiaTheme="majorEastAsia" w:hAnsi="Times New Roman" w:cstheme="majorBidi"/>
      <w:b/>
      <w:spacing w:val="-10"/>
      <w:sz w:val="24"/>
      <w:szCs w:val="56"/>
      <w:lang w:eastAsia="es-ES"/>
    </w:rPr>
  </w:style>
  <w:style w:type="character" w:customStyle="1" w:styleId="apple-converted-space">
    <w:name w:val="apple-converted-space"/>
    <w:basedOn w:val="Fuentedeprrafopredeter"/>
    <w:qFormat/>
    <w:rsid w:val="002F0EA8"/>
  </w:style>
  <w:style w:type="character" w:customStyle="1" w:styleId="EnlacedeInternet">
    <w:name w:val="Enlace de Internet"/>
    <w:basedOn w:val="Fuentedeprrafopredeter"/>
    <w:uiPriority w:val="99"/>
    <w:unhideWhenUsed/>
    <w:rsid w:val="005E0BE6"/>
    <w:rPr>
      <w:color w:val="0563C1" w:themeColor="hyperlink"/>
      <w:u w:val="single"/>
    </w:rPr>
  </w:style>
  <w:style w:type="character" w:customStyle="1" w:styleId="Mencionar1">
    <w:name w:val="Mencionar1"/>
    <w:basedOn w:val="Fuentedeprrafopredeter"/>
    <w:uiPriority w:val="99"/>
    <w:semiHidden/>
    <w:unhideWhenUsed/>
    <w:qFormat/>
    <w:rsid w:val="005E0BE6"/>
    <w:rPr>
      <w:color w:val="2B579A"/>
      <w:shd w:val="clear" w:color="auto" w:fill="E6E6E6"/>
    </w:rPr>
  </w:style>
  <w:style w:type="character" w:customStyle="1" w:styleId="freebirdformviewerviewitemsitemrequiredasterisk">
    <w:name w:val="freebirdformviewerviewitemsitemrequiredasterisk"/>
    <w:basedOn w:val="Fuentedeprrafopredeter"/>
    <w:qFormat/>
    <w:rsid w:val="00FD14B3"/>
  </w:style>
  <w:style w:type="character" w:customStyle="1" w:styleId="docssharedwiztogglelabeledlabeltext">
    <w:name w:val="docssharedwiztogglelabeledlabeltext"/>
    <w:basedOn w:val="Fuentedeprrafopredeter"/>
    <w:qFormat/>
    <w:rsid w:val="00FD14B3"/>
  </w:style>
  <w:style w:type="character" w:customStyle="1" w:styleId="quantumwizbuttonpaperbuttonlabel">
    <w:name w:val="quantumwizbuttonpaperbuttonlabel"/>
    <w:basedOn w:val="Fuentedeprrafopredeter"/>
    <w:qFormat/>
    <w:rsid w:val="00FD14B3"/>
  </w:style>
  <w:style w:type="character" w:styleId="Refdecomentario">
    <w:name w:val="annotation reference"/>
    <w:basedOn w:val="Fuentedeprrafopredeter"/>
    <w:uiPriority w:val="99"/>
    <w:semiHidden/>
    <w:unhideWhenUsed/>
    <w:qFormat/>
    <w:rsid w:val="00B6676A"/>
    <w:rPr>
      <w:sz w:val="16"/>
      <w:szCs w:val="16"/>
    </w:rPr>
  </w:style>
  <w:style w:type="character" w:customStyle="1" w:styleId="TextocomentarioCar">
    <w:name w:val="Texto comentario Car"/>
    <w:basedOn w:val="Fuentedeprrafopredeter"/>
    <w:link w:val="Textocomentario"/>
    <w:uiPriority w:val="99"/>
    <w:semiHidden/>
    <w:qFormat/>
    <w:rsid w:val="00B6676A"/>
    <w:rPr>
      <w:rFonts w:ascii="Times New Roman" w:eastAsia="Times New Roman" w:hAnsi="Times New Roman" w:cs="Times New Roman"/>
      <w:color w:val="000000"/>
      <w:sz w:val="20"/>
      <w:szCs w:val="20"/>
      <w:lang w:eastAsia="es-ES"/>
    </w:rPr>
  </w:style>
  <w:style w:type="character" w:customStyle="1" w:styleId="AsuntodelcomentarioCar">
    <w:name w:val="Asunto del comentario Car"/>
    <w:basedOn w:val="TextocomentarioCar"/>
    <w:link w:val="Asuntodelcomentario"/>
    <w:uiPriority w:val="99"/>
    <w:semiHidden/>
    <w:qFormat/>
    <w:rsid w:val="00B6676A"/>
    <w:rPr>
      <w:rFonts w:ascii="Times New Roman" w:eastAsia="Times New Roman" w:hAnsi="Times New Roman" w:cs="Times New Roman"/>
      <w:b/>
      <w:bCs/>
      <w:color w:val="000000"/>
      <w:sz w:val="20"/>
      <w:szCs w:val="20"/>
      <w:lang w:eastAsia="es-ES"/>
    </w:rPr>
  </w:style>
  <w:style w:type="character" w:customStyle="1" w:styleId="TextodegloboCar">
    <w:name w:val="Texto de globo Car"/>
    <w:basedOn w:val="Fuentedeprrafopredeter"/>
    <w:link w:val="Textodeglobo"/>
    <w:uiPriority w:val="99"/>
    <w:semiHidden/>
    <w:qFormat/>
    <w:rsid w:val="00B6676A"/>
    <w:rPr>
      <w:rFonts w:ascii="Segoe UI" w:eastAsia="Times New Roman" w:hAnsi="Segoe UI" w:cs="Segoe UI"/>
      <w:color w:val="000000"/>
      <w:sz w:val="18"/>
      <w:szCs w:val="18"/>
      <w:lang w:eastAsia="es-ES"/>
    </w:rPr>
  </w:style>
  <w:style w:type="character" w:customStyle="1" w:styleId="EncabezadoCar">
    <w:name w:val="Encabezado Car"/>
    <w:basedOn w:val="Fuentedeprrafopredeter"/>
    <w:link w:val="Encabezado"/>
    <w:uiPriority w:val="99"/>
    <w:qFormat/>
    <w:rsid w:val="00D955B7"/>
    <w:rPr>
      <w:rFonts w:ascii="Times New Roman" w:eastAsia="Times New Roman" w:hAnsi="Times New Roman" w:cs="Times New Roman"/>
      <w:color w:val="000000"/>
      <w:sz w:val="24"/>
      <w:szCs w:val="24"/>
      <w:lang w:eastAsia="es-ES"/>
    </w:rPr>
  </w:style>
  <w:style w:type="character" w:customStyle="1" w:styleId="PiedepginaCar">
    <w:name w:val="Pie de página Car"/>
    <w:basedOn w:val="Fuentedeprrafopredeter"/>
    <w:link w:val="Piedepgina"/>
    <w:uiPriority w:val="99"/>
    <w:qFormat/>
    <w:rsid w:val="00D955B7"/>
    <w:rPr>
      <w:rFonts w:ascii="Times New Roman" w:eastAsia="Times New Roman" w:hAnsi="Times New Roman" w:cs="Times New Roman"/>
      <w:color w:val="000000"/>
      <w:sz w:val="24"/>
      <w:szCs w:val="24"/>
      <w:lang w:eastAsia="es-ES"/>
    </w:rPr>
  </w:style>
  <w:style w:type="character" w:customStyle="1" w:styleId="TextonotaalfinalCar">
    <w:name w:val="Texto nota al final Car"/>
    <w:basedOn w:val="Fuentedeprrafopredeter"/>
    <w:link w:val="Textonotaalfinal"/>
    <w:uiPriority w:val="99"/>
    <w:semiHidden/>
    <w:qFormat/>
    <w:rsid w:val="00A1457E"/>
    <w:rPr>
      <w:rFonts w:ascii="Times New Roman" w:eastAsia="Times New Roman" w:hAnsi="Times New Roman" w:cs="Times New Roman"/>
      <w:color w:val="000000"/>
      <w:sz w:val="20"/>
      <w:szCs w:val="20"/>
      <w:lang w:eastAsia="es-ES"/>
    </w:rPr>
  </w:style>
  <w:style w:type="character" w:styleId="Refdenotaalfinal">
    <w:name w:val="endnote reference"/>
    <w:basedOn w:val="Fuentedeprrafopredeter"/>
    <w:uiPriority w:val="99"/>
    <w:semiHidden/>
    <w:unhideWhenUsed/>
    <w:qFormat/>
    <w:rsid w:val="00A1457E"/>
    <w:rPr>
      <w:vertAlign w:val="superscript"/>
    </w:rPr>
  </w:style>
  <w:style w:type="character" w:customStyle="1" w:styleId="TextonotapieCar">
    <w:name w:val="Texto nota pie Car"/>
    <w:basedOn w:val="Fuentedeprrafopredeter"/>
    <w:link w:val="Textonotapie"/>
    <w:uiPriority w:val="99"/>
    <w:semiHidden/>
    <w:qFormat/>
    <w:rsid w:val="00A1457E"/>
    <w:rPr>
      <w:rFonts w:ascii="Times New Roman" w:eastAsia="Times New Roman" w:hAnsi="Times New Roman" w:cs="Times New Roman"/>
      <w:color w:val="000000"/>
      <w:sz w:val="20"/>
      <w:szCs w:val="20"/>
      <w:lang w:eastAsia="es-ES"/>
    </w:rPr>
  </w:style>
  <w:style w:type="character" w:styleId="Refdenotaalpie">
    <w:name w:val="footnote reference"/>
    <w:basedOn w:val="Fuentedeprrafopredeter"/>
    <w:uiPriority w:val="99"/>
    <w:semiHidden/>
    <w:unhideWhenUsed/>
    <w:qFormat/>
    <w:rsid w:val="00A1457E"/>
    <w:rPr>
      <w:vertAlign w:val="superscript"/>
    </w:rPr>
  </w:style>
  <w:style w:type="character" w:customStyle="1" w:styleId="Ttulo4Car">
    <w:name w:val="Título 4 Car"/>
    <w:basedOn w:val="Fuentedeprrafopredeter"/>
    <w:link w:val="Ttulo4"/>
    <w:uiPriority w:val="9"/>
    <w:semiHidden/>
    <w:qFormat/>
    <w:rsid w:val="00444DD6"/>
    <w:rPr>
      <w:rFonts w:asciiTheme="majorHAnsi" w:eastAsiaTheme="majorEastAsia" w:hAnsiTheme="majorHAnsi" w:cstheme="majorBidi"/>
      <w:i/>
      <w:iCs/>
      <w:color w:val="2F5496" w:themeColor="accent1" w:themeShade="BF"/>
      <w:sz w:val="24"/>
      <w:szCs w:val="24"/>
      <w:lang w:eastAsia="es-ES"/>
    </w:rPr>
  </w:style>
  <w:style w:type="character" w:customStyle="1" w:styleId="Ttulo5Car">
    <w:name w:val="Título 5 Car"/>
    <w:basedOn w:val="Fuentedeprrafopredeter"/>
    <w:link w:val="Ttulo5"/>
    <w:uiPriority w:val="9"/>
    <w:semiHidden/>
    <w:qFormat/>
    <w:rsid w:val="00444DD6"/>
    <w:rPr>
      <w:rFonts w:asciiTheme="majorHAnsi" w:eastAsiaTheme="majorEastAsia" w:hAnsiTheme="majorHAnsi" w:cstheme="majorBidi"/>
      <w:color w:val="2F5496" w:themeColor="accent1" w:themeShade="BF"/>
      <w:sz w:val="24"/>
      <w:szCs w:val="24"/>
      <w:lang w:eastAsia="es-ES"/>
    </w:rPr>
  </w:style>
  <w:style w:type="character" w:customStyle="1" w:styleId="Ttulo6Car">
    <w:name w:val="Título 6 Car"/>
    <w:basedOn w:val="Fuentedeprrafopredeter"/>
    <w:link w:val="Ttulo6"/>
    <w:uiPriority w:val="9"/>
    <w:semiHidden/>
    <w:qFormat/>
    <w:rsid w:val="00444DD6"/>
    <w:rPr>
      <w:rFonts w:asciiTheme="majorHAnsi" w:eastAsiaTheme="majorEastAsia" w:hAnsiTheme="majorHAnsi" w:cstheme="majorBidi"/>
      <w:color w:val="1F3763" w:themeColor="accent1" w:themeShade="7F"/>
      <w:sz w:val="24"/>
      <w:szCs w:val="24"/>
      <w:lang w:eastAsia="es-ES"/>
    </w:rPr>
  </w:style>
  <w:style w:type="character" w:customStyle="1" w:styleId="Ttulo7Car">
    <w:name w:val="Título 7 Car"/>
    <w:basedOn w:val="Fuentedeprrafopredeter"/>
    <w:link w:val="Ttulo7"/>
    <w:uiPriority w:val="9"/>
    <w:semiHidden/>
    <w:qFormat/>
    <w:rsid w:val="00444DD6"/>
    <w:rPr>
      <w:rFonts w:asciiTheme="majorHAnsi" w:eastAsiaTheme="majorEastAsia" w:hAnsiTheme="majorHAnsi" w:cstheme="majorBidi"/>
      <w:i/>
      <w:iCs/>
      <w:color w:val="1F3763" w:themeColor="accent1" w:themeShade="7F"/>
      <w:sz w:val="24"/>
      <w:szCs w:val="24"/>
      <w:lang w:eastAsia="es-ES"/>
    </w:rPr>
  </w:style>
  <w:style w:type="character" w:customStyle="1" w:styleId="Ttulo8Car">
    <w:name w:val="Título 8 Car"/>
    <w:basedOn w:val="Fuentedeprrafopredeter"/>
    <w:link w:val="Ttulo8"/>
    <w:uiPriority w:val="9"/>
    <w:semiHidden/>
    <w:qFormat/>
    <w:rsid w:val="00444DD6"/>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semiHidden/>
    <w:qFormat/>
    <w:rsid w:val="00444DD6"/>
    <w:rPr>
      <w:rFonts w:asciiTheme="majorHAnsi" w:eastAsiaTheme="majorEastAsia" w:hAnsiTheme="majorHAnsi" w:cstheme="majorBidi"/>
      <w:i/>
      <w:iCs/>
      <w:color w:val="272727" w:themeColor="text1" w:themeTint="D8"/>
      <w:sz w:val="21"/>
      <w:szCs w:val="21"/>
      <w:lang w:eastAsia="es-ES"/>
    </w:rPr>
  </w:style>
  <w:style w:type="character" w:customStyle="1" w:styleId="Mencionar2">
    <w:name w:val="Mencionar2"/>
    <w:basedOn w:val="Fuentedeprrafopredeter"/>
    <w:uiPriority w:val="99"/>
    <w:semiHidden/>
    <w:unhideWhenUsed/>
    <w:qFormat/>
    <w:rsid w:val="001C23AE"/>
    <w:rPr>
      <w:color w:val="2B579A"/>
      <w:shd w:val="clear" w:color="auto" w:fill="E6E6E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eastAsia="Times New Roman" w:cs="Times New Roman"/>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eastAsia="Times New Roman" w:cs="Times New Roman"/>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Enlacedelndice">
    <w:name w:val="Enlace del índice"/>
    <w:qFormat/>
  </w:style>
  <w:style w:type="paragraph" w:styleId="Encabezado">
    <w:name w:val="header"/>
    <w:basedOn w:val="Normal"/>
    <w:next w:val="Textoindependiente"/>
    <w:link w:val="EncabezadoCar"/>
    <w:uiPriority w:val="99"/>
    <w:unhideWhenUsed/>
    <w:rsid w:val="00D955B7"/>
    <w:pPr>
      <w:tabs>
        <w:tab w:val="center" w:pos="4252"/>
        <w:tab w:val="right" w:pos="8504"/>
      </w:tabs>
      <w:spacing w:before="0" w:after="0"/>
    </w:pPr>
  </w:style>
  <w:style w:type="paragraph" w:styleId="Textoindependiente">
    <w:name w:val="Body Text"/>
    <w:basedOn w:val="Normal"/>
    <w:pPr>
      <w:spacing w:before="0" w:after="140" w:line="288" w:lineRule="auto"/>
    </w:pPr>
  </w:style>
  <w:style w:type="paragraph" w:styleId="Lista">
    <w:name w:val="List"/>
    <w:basedOn w:val="Textoindependiente"/>
    <w:rPr>
      <w:rFonts w:cs="FreeSans"/>
    </w:rPr>
  </w:style>
  <w:style w:type="paragraph" w:styleId="Descripcin">
    <w:name w:val="caption"/>
    <w:basedOn w:val="Normal"/>
    <w:next w:val="Normal"/>
    <w:uiPriority w:val="35"/>
    <w:unhideWhenUsed/>
    <w:qFormat/>
    <w:rsid w:val="00AD5E67"/>
    <w:pPr>
      <w:spacing w:before="0" w:after="200"/>
    </w:pPr>
    <w:rPr>
      <w:i/>
      <w:iCs/>
      <w:color w:val="44546A" w:themeColor="text2"/>
      <w:sz w:val="18"/>
      <w:szCs w:val="18"/>
    </w:rPr>
  </w:style>
  <w:style w:type="paragraph" w:customStyle="1" w:styleId="ndice">
    <w:name w:val="Índice"/>
    <w:basedOn w:val="Normal"/>
    <w:qFormat/>
    <w:pPr>
      <w:suppressLineNumbers/>
    </w:pPr>
    <w:rPr>
      <w:rFonts w:cs="FreeSans"/>
    </w:rPr>
  </w:style>
  <w:style w:type="paragraph" w:customStyle="1" w:styleId="Normal1">
    <w:name w:val="Normal1"/>
    <w:qFormat/>
    <w:rsid w:val="00E224D5"/>
    <w:rPr>
      <w:rFonts w:ascii="Times New Roman" w:eastAsia="Times New Roman" w:hAnsi="Times New Roman" w:cs="Times New Roman"/>
      <w:color w:val="000000"/>
      <w:sz w:val="24"/>
      <w:szCs w:val="24"/>
      <w:lang w:eastAsia="es-ES"/>
    </w:rPr>
  </w:style>
  <w:style w:type="paragraph" w:styleId="Ttulo">
    <w:name w:val="Title"/>
    <w:basedOn w:val="Normal"/>
    <w:next w:val="Normal"/>
    <w:link w:val="TtuloCar"/>
    <w:uiPriority w:val="10"/>
    <w:qFormat/>
    <w:rsid w:val="0050076D"/>
    <w:pPr>
      <w:contextualSpacing/>
      <w:jc w:val="center"/>
    </w:pPr>
    <w:rPr>
      <w:rFonts w:eastAsiaTheme="majorEastAsia" w:cstheme="majorBidi"/>
      <w:b/>
      <w:color w:val="00000A"/>
      <w:spacing w:val="-10"/>
      <w:szCs w:val="56"/>
    </w:rPr>
  </w:style>
  <w:style w:type="paragraph" w:styleId="Prrafodelista">
    <w:name w:val="List Paragraph"/>
    <w:basedOn w:val="Normal"/>
    <w:uiPriority w:val="34"/>
    <w:qFormat/>
    <w:rsid w:val="00D71EFA"/>
    <w:pPr>
      <w:ind w:left="720"/>
      <w:contextualSpacing/>
    </w:pPr>
  </w:style>
  <w:style w:type="paragraph" w:styleId="Textocomentario">
    <w:name w:val="annotation text"/>
    <w:basedOn w:val="Normal"/>
    <w:link w:val="TextocomentarioCar"/>
    <w:uiPriority w:val="99"/>
    <w:semiHidden/>
    <w:unhideWhenUsed/>
    <w:qFormat/>
    <w:rsid w:val="00B6676A"/>
    <w:rPr>
      <w:sz w:val="20"/>
      <w:szCs w:val="20"/>
    </w:rPr>
  </w:style>
  <w:style w:type="paragraph" w:styleId="Asuntodelcomentario">
    <w:name w:val="annotation subject"/>
    <w:basedOn w:val="Textocomentario"/>
    <w:link w:val="AsuntodelcomentarioCar"/>
    <w:uiPriority w:val="99"/>
    <w:semiHidden/>
    <w:unhideWhenUsed/>
    <w:qFormat/>
    <w:rsid w:val="00B6676A"/>
    <w:rPr>
      <w:b/>
      <w:bCs/>
    </w:rPr>
  </w:style>
  <w:style w:type="paragraph" w:styleId="Textodeglobo">
    <w:name w:val="Balloon Text"/>
    <w:basedOn w:val="Normal"/>
    <w:link w:val="TextodegloboCar"/>
    <w:uiPriority w:val="99"/>
    <w:semiHidden/>
    <w:unhideWhenUsed/>
    <w:qFormat/>
    <w:rsid w:val="00B6676A"/>
    <w:rPr>
      <w:rFonts w:ascii="Segoe UI" w:hAnsi="Segoe UI" w:cs="Segoe UI"/>
      <w:sz w:val="18"/>
      <w:szCs w:val="18"/>
    </w:rPr>
  </w:style>
  <w:style w:type="paragraph" w:customStyle="1" w:styleId="Default">
    <w:name w:val="Default"/>
    <w:qFormat/>
    <w:rsid w:val="00F50512"/>
    <w:rPr>
      <w:rFonts w:ascii="MV Boli" w:eastAsia="Calibri" w:hAnsi="MV Boli" w:cs="MV Boli"/>
      <w:color w:val="000000"/>
      <w:sz w:val="24"/>
      <w:szCs w:val="24"/>
    </w:rPr>
  </w:style>
  <w:style w:type="paragraph" w:styleId="Piedepgina">
    <w:name w:val="footer"/>
    <w:basedOn w:val="Normal"/>
    <w:link w:val="PiedepginaCar"/>
    <w:uiPriority w:val="99"/>
    <w:unhideWhenUsed/>
    <w:rsid w:val="00D955B7"/>
    <w:pPr>
      <w:tabs>
        <w:tab w:val="center" w:pos="4252"/>
        <w:tab w:val="right" w:pos="8504"/>
      </w:tabs>
      <w:spacing w:before="0" w:after="0"/>
    </w:pPr>
  </w:style>
  <w:style w:type="paragraph" w:styleId="Textonotaalfinal">
    <w:name w:val="endnote text"/>
    <w:basedOn w:val="Normal"/>
    <w:link w:val="TextonotaalfinalCar"/>
    <w:uiPriority w:val="99"/>
    <w:semiHidden/>
    <w:unhideWhenUsed/>
    <w:qFormat/>
    <w:rsid w:val="00A1457E"/>
    <w:pPr>
      <w:spacing w:before="0" w:after="0"/>
    </w:pPr>
    <w:rPr>
      <w:sz w:val="20"/>
      <w:szCs w:val="20"/>
    </w:rPr>
  </w:style>
  <w:style w:type="paragraph" w:styleId="Textonotapie">
    <w:name w:val="footnote text"/>
    <w:basedOn w:val="Normal"/>
    <w:link w:val="TextonotapieCar"/>
    <w:uiPriority w:val="99"/>
    <w:semiHidden/>
    <w:unhideWhenUsed/>
    <w:qFormat/>
    <w:rsid w:val="00A1457E"/>
    <w:pPr>
      <w:spacing w:before="0" w:after="0"/>
      <w:ind w:firstLine="0"/>
    </w:pPr>
    <w:rPr>
      <w:sz w:val="20"/>
      <w:szCs w:val="20"/>
    </w:rPr>
  </w:style>
  <w:style w:type="paragraph" w:styleId="TtuloTDC">
    <w:name w:val="TOC Heading"/>
    <w:basedOn w:val="Ttulo1"/>
    <w:next w:val="Normal"/>
    <w:uiPriority w:val="39"/>
    <w:unhideWhenUsed/>
    <w:qFormat/>
    <w:rsid w:val="00197998"/>
    <w:pPr>
      <w:spacing w:before="240" w:after="0" w:line="259" w:lineRule="auto"/>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313121"/>
    <w:pPr>
      <w:tabs>
        <w:tab w:val="left" w:pos="1320"/>
        <w:tab w:val="right" w:leader="dot" w:pos="8494"/>
      </w:tabs>
      <w:spacing w:after="100"/>
    </w:pPr>
    <w:rPr>
      <w:noProof/>
      <w:color w:val="auto"/>
    </w:rPr>
  </w:style>
  <w:style w:type="paragraph" w:styleId="TDC2">
    <w:name w:val="toc 2"/>
    <w:basedOn w:val="Normal"/>
    <w:next w:val="Normal"/>
    <w:autoRedefine/>
    <w:uiPriority w:val="39"/>
    <w:unhideWhenUsed/>
    <w:rsid w:val="00DF2F4A"/>
    <w:pPr>
      <w:tabs>
        <w:tab w:val="left" w:pos="1540"/>
        <w:tab w:val="right" w:leader="dot" w:pos="8494"/>
      </w:tabs>
      <w:spacing w:after="100"/>
      <w:ind w:left="240"/>
      <w:jc w:val="left"/>
    </w:pPr>
    <w:rPr>
      <w:noProof/>
      <w:color w:val="auto"/>
    </w:rPr>
  </w:style>
  <w:style w:type="paragraph" w:styleId="TDC3">
    <w:name w:val="toc 3"/>
    <w:basedOn w:val="Normal"/>
    <w:next w:val="Normal"/>
    <w:autoRedefine/>
    <w:uiPriority w:val="39"/>
    <w:unhideWhenUsed/>
    <w:rsid w:val="00867BC6"/>
    <w:pPr>
      <w:spacing w:after="100"/>
      <w:ind w:left="480"/>
    </w:pPr>
  </w:style>
  <w:style w:type="paragraph" w:styleId="Tabladeilustraciones">
    <w:name w:val="table of figures"/>
    <w:basedOn w:val="Normal"/>
    <w:next w:val="Normal"/>
    <w:uiPriority w:val="99"/>
    <w:unhideWhenUsed/>
    <w:qFormat/>
    <w:rsid w:val="00DE1B94"/>
    <w:pPr>
      <w:spacing w:after="0"/>
    </w:pPr>
  </w:style>
  <w:style w:type="table" w:styleId="Tablaconcuadrcula">
    <w:name w:val="Table Grid"/>
    <w:basedOn w:val="Tablanormal"/>
    <w:uiPriority w:val="39"/>
    <w:rsid w:val="00D955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erpo">
    <w:name w:val="Cuerpo"/>
    <w:rsid w:val="006E7F1F"/>
    <w:pPr>
      <w:pBdr>
        <w:top w:val="nil"/>
        <w:left w:val="nil"/>
        <w:bottom w:val="nil"/>
        <w:right w:val="nil"/>
        <w:between w:val="nil"/>
        <w:bar w:val="nil"/>
      </w:pBdr>
      <w:spacing w:before="160" w:line="288" w:lineRule="auto"/>
    </w:pPr>
    <w:rPr>
      <w:rFonts w:ascii="Helvetica Neue" w:eastAsia="Arial Unicode MS" w:hAnsi="Helvetica Neue" w:cs="Arial Unicode MS"/>
      <w:color w:val="000000"/>
      <w:sz w:val="24"/>
      <w:szCs w:val="24"/>
      <w:bdr w:val="nil"/>
      <w:lang w:val="es-ES_tradnl" w:eastAsia="es-ES"/>
      <w14:textOutline w14:w="0" w14:cap="flat" w14:cmpd="sng" w14:algn="ctr">
        <w14:noFill/>
        <w14:prstDash w14:val="solid"/>
        <w14:bevel/>
      </w14:textOutline>
    </w:rPr>
  </w:style>
  <w:style w:type="paragraph" w:customStyle="1" w:styleId="Cuerpo2">
    <w:name w:val="Cuerpo 2"/>
    <w:rsid w:val="006E7F1F"/>
    <w:pPr>
      <w:pBdr>
        <w:top w:val="nil"/>
        <w:left w:val="nil"/>
        <w:bottom w:val="nil"/>
        <w:right w:val="nil"/>
        <w:between w:val="nil"/>
        <w:bar w:val="nil"/>
      </w:pBdr>
    </w:pPr>
    <w:rPr>
      <w:rFonts w:ascii="Helvetica Neue" w:eastAsia="Arial Unicode MS" w:hAnsi="Helvetica Neue" w:cs="Arial Unicode MS"/>
      <w:color w:val="000000"/>
      <w:sz w:val="22"/>
      <w:bdr w:val="nil"/>
      <w:lang w:val="es-ES_tradnl" w:eastAsia="es-ES"/>
      <w14:textOutline w14:w="0" w14:cap="flat" w14:cmpd="sng" w14:algn="ctr">
        <w14:noFill/>
        <w14:prstDash w14:val="solid"/>
        <w14:bevel/>
      </w14:textOutline>
    </w:rPr>
  </w:style>
  <w:style w:type="paragraph" w:customStyle="1" w:styleId="Predeterminado">
    <w:name w:val="Predeterminado"/>
    <w:rsid w:val="006E7F1F"/>
    <w:pPr>
      <w:pBdr>
        <w:top w:val="nil"/>
        <w:left w:val="nil"/>
        <w:bottom w:val="nil"/>
        <w:right w:val="nil"/>
        <w:between w:val="nil"/>
        <w:bar w:val="nil"/>
      </w:pBdr>
      <w:spacing w:before="160" w:line="288" w:lineRule="auto"/>
    </w:pPr>
    <w:rPr>
      <w:rFonts w:ascii="Helvetica Neue" w:eastAsia="Arial Unicode MS" w:hAnsi="Helvetica Neue" w:cs="Arial Unicode MS"/>
      <w:color w:val="000000"/>
      <w:sz w:val="24"/>
      <w:szCs w:val="24"/>
      <w:bdr w:val="nil"/>
      <w:lang w:eastAsia="es-ES"/>
      <w14:textOutline w14:w="0" w14:cap="flat" w14:cmpd="sng" w14:algn="ctr">
        <w14:noFill/>
        <w14:prstDash w14:val="solid"/>
        <w14:bevel/>
      </w14:textOutline>
    </w:rPr>
  </w:style>
  <w:style w:type="character" w:styleId="Hipervnculo">
    <w:name w:val="Hyperlink"/>
    <w:basedOn w:val="Fuentedeprrafopredeter"/>
    <w:uiPriority w:val="99"/>
    <w:unhideWhenUsed/>
    <w:rsid w:val="00BD23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4AB9A-1670-4DD9-B6DA-D4B4B1AEF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36</Pages>
  <Words>3118</Words>
  <Characters>17152</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dc:creator>
  <dc:description/>
  <cp:lastModifiedBy>henry sanchez quispe</cp:lastModifiedBy>
  <cp:revision>113</cp:revision>
  <dcterms:created xsi:type="dcterms:W3CDTF">2017-06-03T07:11:00Z</dcterms:created>
  <dcterms:modified xsi:type="dcterms:W3CDTF">2024-10-23T16:41:00Z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